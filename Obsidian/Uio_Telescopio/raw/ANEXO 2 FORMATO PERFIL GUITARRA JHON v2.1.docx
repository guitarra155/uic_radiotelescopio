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B351" w14:textId="01EF1CA2" w:rsidR="000D7266" w:rsidRPr="005052B0" w:rsidRDefault="008B258B">
      <w:pPr>
        <w:rPr>
          <w:lang w:val="en-US"/>
        </w:rPr>
      </w:pPr>
      <w:r>
        <w:rPr>
          <w:noProof/>
        </w:rPr>
        <w:drawing>
          <wp:anchor distT="0" distB="0" distL="114300" distR="114300" simplePos="0" relativeHeight="251658240" behindDoc="0" locked="0" layoutInCell="1" hidden="0" allowOverlap="1" wp14:anchorId="5B8DB4A9" wp14:editId="2CF69E3A">
            <wp:simplePos x="0" y="0"/>
            <wp:positionH relativeFrom="margin">
              <wp:posOffset>914400</wp:posOffset>
            </wp:positionH>
            <wp:positionV relativeFrom="margin">
              <wp:posOffset>4445</wp:posOffset>
            </wp:positionV>
            <wp:extent cx="3486738" cy="900000"/>
            <wp:effectExtent l="0" t="0" r="0" b="0"/>
            <wp:wrapSquare wrapText="bothSides" distT="0" distB="0" distL="114300" distR="114300"/>
            <wp:docPr id="5" name="image2.png" descr="Universidad de las Fuerzas Armadas ESPE"/>
            <wp:cNvGraphicFramePr/>
            <a:graphic xmlns:a="http://schemas.openxmlformats.org/drawingml/2006/main">
              <a:graphicData uri="http://schemas.openxmlformats.org/drawingml/2006/picture">
                <pic:pic xmlns:pic="http://schemas.openxmlformats.org/drawingml/2006/picture">
                  <pic:nvPicPr>
                    <pic:cNvPr id="5" name="image2.png" descr="Universidad de las Fuerzas Armadas ESPE"/>
                    <pic:cNvPicPr preferRelativeResize="0"/>
                  </pic:nvPicPr>
                  <pic:blipFill>
                    <a:blip r:embed="rId9"/>
                    <a:srcRect/>
                    <a:stretch>
                      <a:fillRect/>
                    </a:stretch>
                  </pic:blipFill>
                  <pic:spPr>
                    <a:xfrm>
                      <a:off x="0" y="0"/>
                      <a:ext cx="3486738" cy="900000"/>
                    </a:xfrm>
                    <a:prstGeom prst="rect">
                      <a:avLst/>
                    </a:prstGeom>
                    <a:ln/>
                  </pic:spPr>
                </pic:pic>
              </a:graphicData>
            </a:graphic>
          </wp:anchor>
        </w:drawing>
      </w:r>
      <w:r w:rsidRPr="005052B0">
        <w:rPr>
          <w:lang w:val="en-US"/>
        </w:rPr>
        <w:tab/>
      </w:r>
    </w:p>
    <w:p w14:paraId="5B8DB352" w14:textId="77777777" w:rsidR="000D7266" w:rsidRPr="005052B0" w:rsidRDefault="000D7266">
      <w:pPr>
        <w:jc w:val="center"/>
        <w:rPr>
          <w:lang w:val="en-US"/>
        </w:rPr>
      </w:pPr>
    </w:p>
    <w:p w14:paraId="5B8DB353" w14:textId="77777777" w:rsidR="000D7266" w:rsidRPr="005052B0" w:rsidRDefault="000D7266">
      <w:pPr>
        <w:rPr>
          <w:lang w:val="en-US"/>
        </w:rPr>
      </w:pPr>
    </w:p>
    <w:p w14:paraId="5B8DB354" w14:textId="77777777" w:rsidR="000D7266" w:rsidRPr="005052B0" w:rsidRDefault="000D7266">
      <w:pPr>
        <w:jc w:val="center"/>
        <w:rPr>
          <w:b/>
          <w:lang w:val="en-US"/>
        </w:rPr>
      </w:pPr>
    </w:p>
    <w:p w14:paraId="5B8DB355" w14:textId="77777777" w:rsidR="000D7266" w:rsidRDefault="008B258B">
      <w:pPr>
        <w:jc w:val="center"/>
        <w:rPr>
          <w:rFonts w:ascii="Arial" w:eastAsia="Arial" w:hAnsi="Arial" w:cs="Arial"/>
          <w:b/>
          <w:sz w:val="36"/>
          <w:szCs w:val="36"/>
        </w:rPr>
      </w:pPr>
      <w:r>
        <w:rPr>
          <w:rFonts w:ascii="Arial" w:eastAsia="Arial" w:hAnsi="Arial" w:cs="Arial"/>
          <w:b/>
          <w:sz w:val="36"/>
          <w:szCs w:val="36"/>
        </w:rPr>
        <w:t>DEPARTAMENTO DE ELÉCTRICA ELECTRÓNICA Y TELECOMUNICACIONES</w:t>
      </w:r>
    </w:p>
    <w:p w14:paraId="5B8DB356" w14:textId="77777777" w:rsidR="000D7266" w:rsidRDefault="008B258B">
      <w:pPr>
        <w:jc w:val="center"/>
        <w:rPr>
          <w:b/>
          <w:sz w:val="32"/>
          <w:szCs w:val="32"/>
        </w:rPr>
      </w:pPr>
      <w:r>
        <w:rPr>
          <w:b/>
          <w:sz w:val="32"/>
          <w:szCs w:val="32"/>
        </w:rPr>
        <w:t>CARRERA DE TELECOMUNICACIONES</w:t>
      </w:r>
    </w:p>
    <w:p w14:paraId="5B8DB357" w14:textId="77777777" w:rsidR="000D7266" w:rsidRDefault="008B258B">
      <w:pPr>
        <w:jc w:val="center"/>
        <w:rPr>
          <w:b/>
          <w:sz w:val="32"/>
          <w:szCs w:val="32"/>
        </w:rPr>
      </w:pPr>
      <w:r>
        <w:rPr>
          <w:noProof/>
        </w:rPr>
        <w:drawing>
          <wp:inline distT="0" distB="0" distL="0" distR="0" wp14:anchorId="5B8DB4AB" wp14:editId="5B8DB4AC">
            <wp:extent cx="2200860" cy="2058054"/>
            <wp:effectExtent l="0" t="0" r="0" b="0"/>
            <wp:docPr id="6" name="image1.jpg" descr="Imagen que contiene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cono&#10;&#10;Descripción generada automáticamente"/>
                    <pic:cNvPicPr preferRelativeResize="0"/>
                  </pic:nvPicPr>
                  <pic:blipFill>
                    <a:blip r:embed="rId10"/>
                    <a:srcRect/>
                    <a:stretch>
                      <a:fillRect/>
                    </a:stretch>
                  </pic:blipFill>
                  <pic:spPr>
                    <a:xfrm>
                      <a:off x="0" y="0"/>
                      <a:ext cx="2200860" cy="2058054"/>
                    </a:xfrm>
                    <a:prstGeom prst="rect">
                      <a:avLst/>
                    </a:prstGeom>
                    <a:ln/>
                  </pic:spPr>
                </pic:pic>
              </a:graphicData>
            </a:graphic>
          </wp:inline>
        </w:drawing>
      </w:r>
    </w:p>
    <w:p w14:paraId="5B8DB358" w14:textId="77777777" w:rsidR="000D7266" w:rsidRDefault="008B258B">
      <w:pPr>
        <w:jc w:val="center"/>
        <w:rPr>
          <w:b/>
          <w:sz w:val="28"/>
          <w:szCs w:val="28"/>
        </w:rPr>
      </w:pPr>
      <w:r>
        <w:rPr>
          <w:b/>
          <w:sz w:val="28"/>
          <w:szCs w:val="28"/>
        </w:rPr>
        <w:t>Perfil de Trabajo de la Unidad de Integración Curricular</w:t>
      </w:r>
    </w:p>
    <w:p w14:paraId="5B8DB359" w14:textId="77777777" w:rsidR="000D7266" w:rsidRDefault="000D7266">
      <w:pPr>
        <w:jc w:val="center"/>
        <w:rPr>
          <w:b/>
        </w:rPr>
      </w:pPr>
    </w:p>
    <w:p w14:paraId="5B8DB35A" w14:textId="77777777" w:rsidR="000D7266" w:rsidRDefault="000D7266">
      <w:pPr>
        <w:rPr>
          <w:b/>
        </w:rPr>
      </w:pPr>
    </w:p>
    <w:p w14:paraId="5B8DB35B" w14:textId="249658DD" w:rsidR="000D7266" w:rsidRPr="00C83EBF" w:rsidRDefault="008B258B">
      <w:pPr>
        <w:rPr>
          <w:bCs/>
        </w:rPr>
      </w:pPr>
      <w:r>
        <w:rPr>
          <w:b/>
        </w:rPr>
        <w:t xml:space="preserve">TEM:  </w:t>
      </w:r>
      <w:r w:rsidR="00C83EBF" w:rsidRPr="00C83EBF">
        <w:rPr>
          <w:bCs/>
        </w:rPr>
        <w:t xml:space="preserve">Implementación </w:t>
      </w:r>
      <w:r w:rsidR="00177637">
        <w:rPr>
          <w:bCs/>
        </w:rPr>
        <w:t xml:space="preserve">de una </w:t>
      </w:r>
      <w:r w:rsidR="00C83EBF" w:rsidRPr="00C83EBF">
        <w:rPr>
          <w:bCs/>
        </w:rPr>
        <w:t>plataforma para el procesamiento digital de señales de</w:t>
      </w:r>
      <w:r w:rsidR="00D41775">
        <w:rPr>
          <w:bCs/>
        </w:rPr>
        <w:t xml:space="preserve"> </w:t>
      </w:r>
      <w:r w:rsidR="00C83EBF" w:rsidRPr="00C83EBF">
        <w:rPr>
          <w:bCs/>
        </w:rPr>
        <w:t>radiotelescopios</w:t>
      </w:r>
    </w:p>
    <w:p w14:paraId="5B8DB35C" w14:textId="77777777" w:rsidR="000D7266" w:rsidRDefault="000D7266">
      <w:pPr>
        <w:rPr>
          <w:b/>
        </w:rPr>
      </w:pPr>
    </w:p>
    <w:p w14:paraId="5B8DB35D" w14:textId="6805EDAE" w:rsidR="000D7266" w:rsidRDefault="008B258B">
      <w:pPr>
        <w:rPr>
          <w:b/>
        </w:rPr>
      </w:pPr>
      <w:r>
        <w:rPr>
          <w:b/>
        </w:rPr>
        <w:t>ESTUDIANTE PARTICIPANTE:</w:t>
      </w:r>
      <w:r w:rsidR="00824E96">
        <w:rPr>
          <w:b/>
        </w:rPr>
        <w:t xml:space="preserve"> </w:t>
      </w:r>
      <w:r w:rsidR="00824E96" w:rsidRPr="00084D75">
        <w:rPr>
          <w:bCs/>
        </w:rPr>
        <w:t>Jhon Alexander Guitarra Sanchez</w:t>
      </w:r>
      <w:r>
        <w:rPr>
          <w:b/>
        </w:rPr>
        <w:t xml:space="preserve"> </w:t>
      </w:r>
    </w:p>
    <w:p w14:paraId="5B8DB35E" w14:textId="77777777" w:rsidR="000D7266" w:rsidRDefault="000D7266"/>
    <w:p w14:paraId="5B8DB35F" w14:textId="557A4378" w:rsidR="000D7266" w:rsidRDefault="008B258B">
      <w:pPr>
        <w:rPr>
          <w:b/>
        </w:rPr>
      </w:pPr>
      <w:r>
        <w:rPr>
          <w:b/>
        </w:rPr>
        <w:t xml:space="preserve">DIRECTOR/TUTOR: </w:t>
      </w:r>
      <w:r w:rsidR="00084D75" w:rsidRPr="00084D75">
        <w:rPr>
          <w:bCs/>
        </w:rPr>
        <w:t>Ing. Lara Mina Marco Fernando</w:t>
      </w:r>
    </w:p>
    <w:p w14:paraId="5B8DB360" w14:textId="77777777" w:rsidR="000D7266" w:rsidRDefault="000D7266"/>
    <w:p w14:paraId="5B8DB361" w14:textId="3120C176" w:rsidR="000D7266" w:rsidRDefault="008B258B">
      <w:pPr>
        <w:jc w:val="right"/>
      </w:pPr>
      <w:r>
        <w:t xml:space="preserve">Sangolquí, </w:t>
      </w:r>
      <w:r w:rsidR="002401AD">
        <w:fldChar w:fldCharType="begin"/>
      </w:r>
      <w:r w:rsidR="002401AD">
        <w:instrText xml:space="preserve"> TIME \@ "d 'de' MMMM 'de' yyyy" </w:instrText>
      </w:r>
      <w:r w:rsidR="002401AD">
        <w:fldChar w:fldCharType="separate"/>
      </w:r>
      <w:r w:rsidR="00490594">
        <w:rPr>
          <w:noProof/>
        </w:rPr>
        <w:t>6 de marzo de 2026</w:t>
      </w:r>
      <w:r w:rsidR="002401AD">
        <w:fldChar w:fldCharType="end"/>
      </w:r>
    </w:p>
    <w:p w14:paraId="5B8DB362" w14:textId="77777777" w:rsidR="000D7266" w:rsidRDefault="000D7266">
      <w:pPr>
        <w:jc w:val="right"/>
      </w:pPr>
    </w:p>
    <w:p w14:paraId="5B8DB363" w14:textId="77777777" w:rsidR="000D7266" w:rsidRDefault="000D7266">
      <w:pPr>
        <w:jc w:val="right"/>
      </w:pPr>
    </w:p>
    <w:p w14:paraId="5B8DB364" w14:textId="77777777" w:rsidR="000D7266" w:rsidRDefault="008B258B">
      <w:r>
        <w:br w:type="page"/>
      </w:r>
    </w:p>
    <w:p w14:paraId="5B8DB365" w14:textId="77777777" w:rsidR="000D7266" w:rsidRDefault="000D7266">
      <w:pPr>
        <w:jc w:val="right"/>
      </w:pP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67" w14:textId="77777777">
        <w:tc>
          <w:tcPr>
            <w:tcW w:w="8494" w:type="dxa"/>
            <w:gridSpan w:val="2"/>
            <w:shd w:val="clear" w:color="auto" w:fill="E7E6E6"/>
          </w:tcPr>
          <w:p w14:paraId="5B8DB366"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Datos generales del Trabajo de la Unidad de Integración Curricular</w:t>
            </w:r>
          </w:p>
        </w:tc>
      </w:tr>
      <w:tr w:rsidR="000D7266" w14:paraId="5B8DB36A" w14:textId="77777777">
        <w:tc>
          <w:tcPr>
            <w:tcW w:w="4247" w:type="dxa"/>
          </w:tcPr>
          <w:p w14:paraId="5B8DB368" w14:textId="6F65E721" w:rsidR="000D7266" w:rsidRDefault="008B258B">
            <w:pPr>
              <w:rPr>
                <w:b/>
              </w:rPr>
            </w:pPr>
            <w:r>
              <w:rPr>
                <w:b/>
              </w:rPr>
              <w:t xml:space="preserve">Tema (Derivado del objetivo específico a </w:t>
            </w:r>
            <w:r w:rsidR="003077D9">
              <w:rPr>
                <w:b/>
              </w:rPr>
              <w:t>desarrollar)</w:t>
            </w:r>
          </w:p>
        </w:tc>
        <w:tc>
          <w:tcPr>
            <w:tcW w:w="4247" w:type="dxa"/>
          </w:tcPr>
          <w:p w14:paraId="5B8DB369" w14:textId="1347A48A" w:rsidR="000D7266" w:rsidRDefault="00FE0556">
            <w:r w:rsidRPr="00C83EBF">
              <w:rPr>
                <w:bCs/>
              </w:rPr>
              <w:t xml:space="preserve">Implementación </w:t>
            </w:r>
            <w:r w:rsidR="005A60A0">
              <w:rPr>
                <w:bCs/>
              </w:rPr>
              <w:t xml:space="preserve">de una </w:t>
            </w:r>
            <w:r w:rsidRPr="00C83EBF">
              <w:rPr>
                <w:bCs/>
              </w:rPr>
              <w:t>plataforma para el procesamiento digital de señales de radiotelescopios</w:t>
            </w:r>
          </w:p>
        </w:tc>
      </w:tr>
      <w:tr w:rsidR="000D7266" w14:paraId="5B8DB36D" w14:textId="77777777">
        <w:tc>
          <w:tcPr>
            <w:tcW w:w="4247" w:type="dxa"/>
          </w:tcPr>
          <w:p w14:paraId="5B8DB36B" w14:textId="77777777" w:rsidR="000D7266" w:rsidRDefault="008B258B">
            <w:pPr>
              <w:rPr>
                <w:b/>
              </w:rPr>
            </w:pPr>
            <w:r>
              <w:rPr>
                <w:b/>
              </w:rPr>
              <w:t>Título de la Nota Conceptual</w:t>
            </w:r>
          </w:p>
        </w:tc>
        <w:tc>
          <w:tcPr>
            <w:tcW w:w="4247" w:type="dxa"/>
          </w:tcPr>
          <w:p w14:paraId="5B8DB36C" w14:textId="058F041E" w:rsidR="000D7266" w:rsidRDefault="003077D9">
            <w:r w:rsidRPr="003077D9">
              <w:t>Desarrollo de plataforma escalable para el procesamiento digital de señales de radiotelescopios</w:t>
            </w:r>
          </w:p>
        </w:tc>
      </w:tr>
      <w:tr w:rsidR="000D7266" w14:paraId="5B8DB370" w14:textId="77777777">
        <w:tc>
          <w:tcPr>
            <w:tcW w:w="4247" w:type="dxa"/>
          </w:tcPr>
          <w:p w14:paraId="5B8DB36E" w14:textId="77777777" w:rsidR="000D7266" w:rsidRDefault="008B258B">
            <w:pPr>
              <w:rPr>
                <w:b/>
              </w:rPr>
            </w:pPr>
            <w:r>
              <w:rPr>
                <w:b/>
              </w:rPr>
              <w:t>Objetivo de la Nota Conceptual</w:t>
            </w:r>
          </w:p>
        </w:tc>
        <w:tc>
          <w:tcPr>
            <w:tcW w:w="4247" w:type="dxa"/>
          </w:tcPr>
          <w:p w14:paraId="5B8DB36F" w14:textId="76D6EC05" w:rsidR="000D7266" w:rsidRDefault="00BF17A7">
            <w:r w:rsidRPr="00BF17A7">
              <w:t>Implementar plataforma para el procesamiento digital de señales de radiotelescopios</w:t>
            </w:r>
          </w:p>
        </w:tc>
      </w:tr>
      <w:tr w:rsidR="000D7266" w14:paraId="5B8DB373" w14:textId="77777777">
        <w:tc>
          <w:tcPr>
            <w:tcW w:w="4247" w:type="dxa"/>
          </w:tcPr>
          <w:p w14:paraId="5B8DB371" w14:textId="77777777" w:rsidR="000D7266" w:rsidRDefault="008B258B">
            <w:pPr>
              <w:rPr>
                <w:b/>
              </w:rPr>
            </w:pPr>
            <w:r>
              <w:rPr>
                <w:b/>
              </w:rPr>
              <w:t xml:space="preserve">Resolución de Aprobación de la Nota Conceptual (Incluir número y fecha) </w:t>
            </w:r>
          </w:p>
        </w:tc>
        <w:tc>
          <w:tcPr>
            <w:tcW w:w="4247" w:type="dxa"/>
          </w:tcPr>
          <w:p w14:paraId="28F7BC2A" w14:textId="77777777" w:rsidR="0035574A" w:rsidRPr="00A529F6" w:rsidRDefault="0035574A" w:rsidP="0035574A">
            <w:r w:rsidRPr="00A529F6">
              <w:t xml:space="preserve">ESPE-CITEL-ASE-2025-008 </w:t>
            </w:r>
          </w:p>
          <w:p w14:paraId="5B8DB372" w14:textId="42FA6615" w:rsidR="000D7266" w:rsidRPr="0035574A" w:rsidRDefault="0035574A" w:rsidP="0035574A">
            <w:pPr>
              <w:rPr>
                <w:color w:val="EE0000"/>
              </w:rPr>
            </w:pPr>
            <w:r w:rsidRPr="00A529F6">
              <w:t>31/07/2025</w:t>
            </w:r>
          </w:p>
        </w:tc>
      </w:tr>
      <w:tr w:rsidR="000D7266" w14:paraId="5B8DB376" w14:textId="77777777">
        <w:tc>
          <w:tcPr>
            <w:tcW w:w="4247" w:type="dxa"/>
          </w:tcPr>
          <w:p w14:paraId="5B8DB374" w14:textId="77777777" w:rsidR="000D7266" w:rsidRDefault="008B258B">
            <w:pPr>
              <w:rPr>
                <w:b/>
              </w:rPr>
            </w:pPr>
            <w:r>
              <w:rPr>
                <w:b/>
              </w:rPr>
              <w:t>Carrera</w:t>
            </w:r>
          </w:p>
        </w:tc>
        <w:tc>
          <w:tcPr>
            <w:tcW w:w="4247" w:type="dxa"/>
          </w:tcPr>
          <w:p w14:paraId="5B8DB375" w14:textId="76F22917" w:rsidR="000D7266" w:rsidRDefault="00970E5D">
            <w:r>
              <w:t>Telecomunicaciones</w:t>
            </w:r>
          </w:p>
        </w:tc>
      </w:tr>
      <w:tr w:rsidR="000D7266" w14:paraId="5B8DB379" w14:textId="77777777">
        <w:tc>
          <w:tcPr>
            <w:tcW w:w="4247" w:type="dxa"/>
          </w:tcPr>
          <w:p w14:paraId="5B8DB377" w14:textId="77777777" w:rsidR="000D7266" w:rsidRDefault="008B258B">
            <w:pPr>
              <w:rPr>
                <w:b/>
              </w:rPr>
            </w:pPr>
            <w:r>
              <w:rPr>
                <w:b/>
              </w:rPr>
              <w:t>Departamento</w:t>
            </w:r>
          </w:p>
        </w:tc>
        <w:tc>
          <w:tcPr>
            <w:tcW w:w="4247" w:type="dxa"/>
          </w:tcPr>
          <w:p w14:paraId="5B8DB378" w14:textId="3FAE6A25" w:rsidR="000D7266" w:rsidRDefault="00683A74">
            <w:r w:rsidRPr="00683A74">
              <w:t>Departamento de Electrónica y Telecomunicaciones</w:t>
            </w:r>
          </w:p>
        </w:tc>
      </w:tr>
    </w:tbl>
    <w:p w14:paraId="5B8DB37A" w14:textId="77777777" w:rsidR="000D7266" w:rsidRDefault="000D7266"/>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7C" w14:textId="77777777">
        <w:tc>
          <w:tcPr>
            <w:tcW w:w="8494" w:type="dxa"/>
            <w:gridSpan w:val="2"/>
            <w:shd w:val="clear" w:color="auto" w:fill="E7E6E6"/>
          </w:tcPr>
          <w:p w14:paraId="5B8DB37B"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Datos generales del tutor</w:t>
            </w:r>
          </w:p>
        </w:tc>
      </w:tr>
      <w:tr w:rsidR="000D7266" w14:paraId="5B8DB37E" w14:textId="77777777">
        <w:tc>
          <w:tcPr>
            <w:tcW w:w="8494" w:type="dxa"/>
            <w:gridSpan w:val="2"/>
          </w:tcPr>
          <w:p w14:paraId="5B8DB37D" w14:textId="77777777" w:rsidR="000D7266" w:rsidRDefault="008B258B">
            <w:pPr>
              <w:jc w:val="center"/>
              <w:rPr>
                <w:b/>
              </w:rPr>
            </w:pPr>
            <w:r>
              <w:rPr>
                <w:b/>
              </w:rPr>
              <w:t>Tutor</w:t>
            </w:r>
          </w:p>
        </w:tc>
      </w:tr>
      <w:tr w:rsidR="000D7266" w14:paraId="5B8DB381" w14:textId="77777777">
        <w:tc>
          <w:tcPr>
            <w:tcW w:w="4247" w:type="dxa"/>
          </w:tcPr>
          <w:p w14:paraId="5B8DB37F" w14:textId="77777777" w:rsidR="000D7266" w:rsidRDefault="008B258B">
            <w:pPr>
              <w:rPr>
                <w:b/>
              </w:rPr>
            </w:pPr>
            <w:r>
              <w:rPr>
                <w:b/>
              </w:rPr>
              <w:t>Apellidos y Nombres</w:t>
            </w:r>
          </w:p>
        </w:tc>
        <w:tc>
          <w:tcPr>
            <w:tcW w:w="4247" w:type="dxa"/>
          </w:tcPr>
          <w:p w14:paraId="5B8DB380" w14:textId="14D863CF" w:rsidR="000D7266" w:rsidRDefault="00B55119">
            <w:r w:rsidRPr="00B55119">
              <w:t>Lara Mina Marco Fernando</w:t>
            </w:r>
          </w:p>
        </w:tc>
      </w:tr>
      <w:tr w:rsidR="000D7266" w14:paraId="5B8DB384" w14:textId="77777777">
        <w:tc>
          <w:tcPr>
            <w:tcW w:w="4247" w:type="dxa"/>
          </w:tcPr>
          <w:p w14:paraId="5B8DB382" w14:textId="77777777" w:rsidR="000D7266" w:rsidRDefault="008B258B">
            <w:pPr>
              <w:rPr>
                <w:b/>
              </w:rPr>
            </w:pPr>
            <w:r>
              <w:rPr>
                <w:b/>
              </w:rPr>
              <w:t xml:space="preserve">Cédula de Identidad </w:t>
            </w:r>
          </w:p>
        </w:tc>
        <w:tc>
          <w:tcPr>
            <w:tcW w:w="4247" w:type="dxa"/>
          </w:tcPr>
          <w:p w14:paraId="5B8DB383" w14:textId="2C88F737" w:rsidR="000D7266" w:rsidRDefault="00FA4614">
            <w:r w:rsidRPr="00FA4614">
              <w:t>1715140115</w:t>
            </w:r>
          </w:p>
        </w:tc>
      </w:tr>
      <w:tr w:rsidR="000D7266" w14:paraId="5B8DB387" w14:textId="77777777">
        <w:tc>
          <w:tcPr>
            <w:tcW w:w="4247" w:type="dxa"/>
          </w:tcPr>
          <w:p w14:paraId="5B8DB385" w14:textId="77777777" w:rsidR="000D7266" w:rsidRDefault="008B258B">
            <w:pPr>
              <w:rPr>
                <w:b/>
              </w:rPr>
            </w:pPr>
            <w:r>
              <w:rPr>
                <w:b/>
              </w:rPr>
              <w:t xml:space="preserve">ID Institucional </w:t>
            </w:r>
          </w:p>
        </w:tc>
        <w:tc>
          <w:tcPr>
            <w:tcW w:w="4247" w:type="dxa"/>
          </w:tcPr>
          <w:p w14:paraId="5B8DB386" w14:textId="390C5180" w:rsidR="000D7266" w:rsidRDefault="00FA4614">
            <w:r w:rsidRPr="00FA4614">
              <w:t>S00350190</w:t>
            </w:r>
          </w:p>
        </w:tc>
      </w:tr>
      <w:tr w:rsidR="000D7266" w14:paraId="5B8DB38A" w14:textId="77777777">
        <w:tc>
          <w:tcPr>
            <w:tcW w:w="4247" w:type="dxa"/>
          </w:tcPr>
          <w:p w14:paraId="5B8DB388" w14:textId="77777777" w:rsidR="000D7266" w:rsidRDefault="008B258B">
            <w:pPr>
              <w:rPr>
                <w:b/>
              </w:rPr>
            </w:pPr>
            <w:r>
              <w:rPr>
                <w:b/>
              </w:rPr>
              <w:t xml:space="preserve">Email Institucional </w:t>
            </w:r>
          </w:p>
        </w:tc>
        <w:tc>
          <w:tcPr>
            <w:tcW w:w="4247" w:type="dxa"/>
          </w:tcPr>
          <w:p w14:paraId="5B8DB389" w14:textId="71B2F9D7" w:rsidR="000D7266" w:rsidRDefault="00FA4614" w:rsidP="00FA4614">
            <w:r w:rsidRPr="00FA4614">
              <w:t>mflara3@espe.edu.ec</w:t>
            </w:r>
          </w:p>
        </w:tc>
      </w:tr>
      <w:tr w:rsidR="000D7266" w14:paraId="5B8DB38D" w14:textId="77777777">
        <w:tc>
          <w:tcPr>
            <w:tcW w:w="4247" w:type="dxa"/>
          </w:tcPr>
          <w:p w14:paraId="5B8DB38B" w14:textId="77777777" w:rsidR="000D7266" w:rsidRDefault="008B258B">
            <w:pPr>
              <w:rPr>
                <w:b/>
              </w:rPr>
            </w:pPr>
            <w:r>
              <w:rPr>
                <w:b/>
              </w:rPr>
              <w:t>Teléfono personal</w:t>
            </w:r>
          </w:p>
        </w:tc>
        <w:tc>
          <w:tcPr>
            <w:tcW w:w="4247" w:type="dxa"/>
          </w:tcPr>
          <w:p w14:paraId="5B8DB38C" w14:textId="1181C2AA" w:rsidR="000D7266" w:rsidRDefault="00FA4614">
            <w:r w:rsidRPr="00FA4614">
              <w:t>0999013385</w:t>
            </w:r>
          </w:p>
        </w:tc>
      </w:tr>
    </w:tbl>
    <w:p w14:paraId="5B8DB38E" w14:textId="77777777" w:rsidR="000D7266" w:rsidRDefault="000D7266"/>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90" w14:textId="77777777">
        <w:tc>
          <w:tcPr>
            <w:tcW w:w="8494" w:type="dxa"/>
            <w:gridSpan w:val="2"/>
            <w:shd w:val="clear" w:color="auto" w:fill="E7E6E6"/>
          </w:tcPr>
          <w:p w14:paraId="5B8DB38F"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Datos generales de los estudiantes participantes</w:t>
            </w:r>
          </w:p>
        </w:tc>
      </w:tr>
      <w:tr w:rsidR="000D7266" w14:paraId="5B8DB395" w14:textId="77777777">
        <w:tc>
          <w:tcPr>
            <w:tcW w:w="4247" w:type="dxa"/>
          </w:tcPr>
          <w:p w14:paraId="5B8DB393" w14:textId="77777777" w:rsidR="000D7266" w:rsidRDefault="008B258B">
            <w:pPr>
              <w:rPr>
                <w:b/>
              </w:rPr>
            </w:pPr>
            <w:r>
              <w:rPr>
                <w:b/>
              </w:rPr>
              <w:t>Apellidos y Nombres</w:t>
            </w:r>
          </w:p>
        </w:tc>
        <w:tc>
          <w:tcPr>
            <w:tcW w:w="4247" w:type="dxa"/>
          </w:tcPr>
          <w:p w14:paraId="5B8DB394" w14:textId="78C73793" w:rsidR="000D7266" w:rsidRDefault="00922012">
            <w:r>
              <w:t>Guitarra Sanchez Jhon Alexander</w:t>
            </w:r>
          </w:p>
        </w:tc>
      </w:tr>
      <w:tr w:rsidR="000D7266" w14:paraId="5B8DB398" w14:textId="77777777">
        <w:tc>
          <w:tcPr>
            <w:tcW w:w="4247" w:type="dxa"/>
          </w:tcPr>
          <w:p w14:paraId="5B8DB396" w14:textId="77777777" w:rsidR="000D7266" w:rsidRDefault="008B258B">
            <w:pPr>
              <w:rPr>
                <w:b/>
              </w:rPr>
            </w:pPr>
            <w:r>
              <w:rPr>
                <w:b/>
              </w:rPr>
              <w:t xml:space="preserve">Cédula de Identidad </w:t>
            </w:r>
          </w:p>
        </w:tc>
        <w:tc>
          <w:tcPr>
            <w:tcW w:w="4247" w:type="dxa"/>
          </w:tcPr>
          <w:p w14:paraId="5B8DB397" w14:textId="28207F9D" w:rsidR="000D7266" w:rsidRDefault="00922012">
            <w:r>
              <w:t>1726079948</w:t>
            </w:r>
          </w:p>
        </w:tc>
      </w:tr>
      <w:tr w:rsidR="000D7266" w14:paraId="5B8DB39B" w14:textId="77777777">
        <w:tc>
          <w:tcPr>
            <w:tcW w:w="4247" w:type="dxa"/>
          </w:tcPr>
          <w:p w14:paraId="5B8DB399" w14:textId="77777777" w:rsidR="000D7266" w:rsidRDefault="008B258B">
            <w:pPr>
              <w:rPr>
                <w:b/>
              </w:rPr>
            </w:pPr>
            <w:r>
              <w:rPr>
                <w:b/>
              </w:rPr>
              <w:t xml:space="preserve">ID Institucional </w:t>
            </w:r>
          </w:p>
        </w:tc>
        <w:tc>
          <w:tcPr>
            <w:tcW w:w="4247" w:type="dxa"/>
          </w:tcPr>
          <w:p w14:paraId="5B8DB39A" w14:textId="442CAA8E" w:rsidR="000D7266" w:rsidRDefault="00922012">
            <w:r>
              <w:t>L003964211</w:t>
            </w:r>
          </w:p>
        </w:tc>
      </w:tr>
      <w:tr w:rsidR="000D7266" w14:paraId="5B8DB39E" w14:textId="77777777">
        <w:tc>
          <w:tcPr>
            <w:tcW w:w="4247" w:type="dxa"/>
          </w:tcPr>
          <w:p w14:paraId="5B8DB39C" w14:textId="77777777" w:rsidR="000D7266" w:rsidRDefault="008B258B">
            <w:pPr>
              <w:rPr>
                <w:b/>
              </w:rPr>
            </w:pPr>
            <w:r>
              <w:rPr>
                <w:b/>
              </w:rPr>
              <w:t xml:space="preserve">Email Institucional </w:t>
            </w:r>
          </w:p>
        </w:tc>
        <w:tc>
          <w:tcPr>
            <w:tcW w:w="4247" w:type="dxa"/>
          </w:tcPr>
          <w:p w14:paraId="5B8DB39D" w14:textId="364E1FDE" w:rsidR="000D7266" w:rsidRPr="00487302" w:rsidRDefault="00922012">
            <w:hyperlink r:id="rId11" w:history="1">
              <w:r w:rsidRPr="00487302">
                <w:rPr>
                  <w:rStyle w:val="Hipervnculo"/>
                  <w:color w:val="auto"/>
                  <w:u w:val="none"/>
                </w:rPr>
                <w:t>jaguitarra@espe.edu.ec</w:t>
              </w:r>
            </w:hyperlink>
          </w:p>
        </w:tc>
      </w:tr>
      <w:tr w:rsidR="000D7266" w14:paraId="5B8DB3A1" w14:textId="77777777">
        <w:tc>
          <w:tcPr>
            <w:tcW w:w="4247" w:type="dxa"/>
          </w:tcPr>
          <w:p w14:paraId="5B8DB39F" w14:textId="77777777" w:rsidR="000D7266" w:rsidRDefault="008B258B">
            <w:pPr>
              <w:rPr>
                <w:b/>
              </w:rPr>
            </w:pPr>
            <w:r>
              <w:rPr>
                <w:b/>
              </w:rPr>
              <w:t>Teléfono personal</w:t>
            </w:r>
          </w:p>
        </w:tc>
        <w:tc>
          <w:tcPr>
            <w:tcW w:w="4247" w:type="dxa"/>
          </w:tcPr>
          <w:p w14:paraId="5B8DB3A0" w14:textId="25401412" w:rsidR="000D7266" w:rsidRDefault="00BB3A81">
            <w:r>
              <w:t>0998582345</w:t>
            </w:r>
          </w:p>
        </w:tc>
      </w:tr>
    </w:tbl>
    <w:p w14:paraId="5B8DB3B6" w14:textId="77777777" w:rsidR="000D7266" w:rsidRDefault="000D7266"/>
    <w:tbl>
      <w:tblPr>
        <w:tblStyle w:val="a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B8" w14:textId="77777777">
        <w:tc>
          <w:tcPr>
            <w:tcW w:w="8494" w:type="dxa"/>
            <w:gridSpan w:val="2"/>
            <w:shd w:val="clear" w:color="auto" w:fill="E7E6E6"/>
          </w:tcPr>
          <w:p w14:paraId="5B8DB3B7"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 xml:space="preserve">Datos generales de la entidad </w:t>
            </w:r>
            <w:proofErr w:type="spellStart"/>
            <w:r>
              <w:rPr>
                <w:b/>
                <w:color w:val="000000"/>
              </w:rPr>
              <w:t>co-participante</w:t>
            </w:r>
            <w:proofErr w:type="spellEnd"/>
            <w:r>
              <w:rPr>
                <w:b/>
                <w:color w:val="000000"/>
              </w:rPr>
              <w:t xml:space="preserve"> (si fuese el caso). </w:t>
            </w:r>
          </w:p>
        </w:tc>
      </w:tr>
      <w:tr w:rsidR="000D7266" w14:paraId="5B8DB3BB" w14:textId="77777777">
        <w:tc>
          <w:tcPr>
            <w:tcW w:w="4247" w:type="dxa"/>
          </w:tcPr>
          <w:p w14:paraId="5B8DB3B9" w14:textId="77777777" w:rsidR="000D7266" w:rsidRDefault="008B258B">
            <w:pPr>
              <w:rPr>
                <w:b/>
              </w:rPr>
            </w:pPr>
            <w:r>
              <w:rPr>
                <w:b/>
              </w:rPr>
              <w:t>Nombre de la entidad</w:t>
            </w:r>
          </w:p>
        </w:tc>
        <w:tc>
          <w:tcPr>
            <w:tcW w:w="4247" w:type="dxa"/>
          </w:tcPr>
          <w:p w14:paraId="5B8DB3BA" w14:textId="241A21B1" w:rsidR="000D7266" w:rsidRDefault="00BB3A81">
            <w:r w:rsidRPr="00BB3A81">
              <w:t>Escuela Politécnica Nacional</w:t>
            </w:r>
          </w:p>
        </w:tc>
      </w:tr>
      <w:tr w:rsidR="000D7266" w14:paraId="5B8DB3BE" w14:textId="77777777">
        <w:tc>
          <w:tcPr>
            <w:tcW w:w="4247" w:type="dxa"/>
          </w:tcPr>
          <w:p w14:paraId="5B8DB3BC" w14:textId="77777777" w:rsidR="000D7266" w:rsidRDefault="008B258B">
            <w:pPr>
              <w:rPr>
                <w:b/>
              </w:rPr>
            </w:pPr>
            <w:r>
              <w:rPr>
                <w:b/>
              </w:rPr>
              <w:t>RUC</w:t>
            </w:r>
          </w:p>
        </w:tc>
        <w:tc>
          <w:tcPr>
            <w:tcW w:w="4247" w:type="dxa"/>
          </w:tcPr>
          <w:p w14:paraId="5B8DB3BD" w14:textId="2867271A" w:rsidR="000D7266" w:rsidRDefault="00D538F9">
            <w:r w:rsidRPr="00D538F9">
              <w:t>1760005620001</w:t>
            </w:r>
          </w:p>
        </w:tc>
      </w:tr>
      <w:tr w:rsidR="000D7266" w14:paraId="5B8DB3C1" w14:textId="77777777">
        <w:tc>
          <w:tcPr>
            <w:tcW w:w="4247" w:type="dxa"/>
          </w:tcPr>
          <w:p w14:paraId="5B8DB3BF" w14:textId="77777777" w:rsidR="000D7266" w:rsidRDefault="008B258B">
            <w:pPr>
              <w:rPr>
                <w:b/>
              </w:rPr>
            </w:pPr>
            <w:r>
              <w:rPr>
                <w:b/>
              </w:rPr>
              <w:t>Actividad económica</w:t>
            </w:r>
          </w:p>
        </w:tc>
        <w:tc>
          <w:tcPr>
            <w:tcW w:w="4247" w:type="dxa"/>
          </w:tcPr>
          <w:p w14:paraId="5B8DB3C0" w14:textId="29CE731F" w:rsidR="000D7266" w:rsidRDefault="0011033B">
            <w:r w:rsidRPr="0011033B">
              <w:t>Educación</w:t>
            </w:r>
          </w:p>
        </w:tc>
      </w:tr>
      <w:tr w:rsidR="000D7266" w14:paraId="5B8DB3C4" w14:textId="77777777">
        <w:tc>
          <w:tcPr>
            <w:tcW w:w="4247" w:type="dxa"/>
          </w:tcPr>
          <w:p w14:paraId="5B8DB3C2" w14:textId="77777777" w:rsidR="000D7266" w:rsidRDefault="008B258B">
            <w:pPr>
              <w:rPr>
                <w:b/>
              </w:rPr>
            </w:pPr>
            <w:r>
              <w:rPr>
                <w:b/>
              </w:rPr>
              <w:t xml:space="preserve">Dirección </w:t>
            </w:r>
          </w:p>
        </w:tc>
        <w:tc>
          <w:tcPr>
            <w:tcW w:w="4247" w:type="dxa"/>
          </w:tcPr>
          <w:p w14:paraId="5B8DB3C3" w14:textId="0AD9935E" w:rsidR="000D7266" w:rsidRDefault="0011033B">
            <w:r w:rsidRPr="0011033B">
              <w:t>Av. Ladrón de Guevara E11-253, Quito 170143</w:t>
            </w:r>
          </w:p>
        </w:tc>
      </w:tr>
      <w:tr w:rsidR="000D7266" w14:paraId="5B8DB3C7" w14:textId="77777777">
        <w:tc>
          <w:tcPr>
            <w:tcW w:w="4247" w:type="dxa"/>
          </w:tcPr>
          <w:p w14:paraId="5B8DB3C5" w14:textId="77777777" w:rsidR="000D7266" w:rsidRDefault="008B258B">
            <w:pPr>
              <w:rPr>
                <w:b/>
              </w:rPr>
            </w:pPr>
            <w:r>
              <w:rPr>
                <w:b/>
              </w:rPr>
              <w:t>Teléfono</w:t>
            </w:r>
          </w:p>
        </w:tc>
        <w:tc>
          <w:tcPr>
            <w:tcW w:w="4247" w:type="dxa"/>
          </w:tcPr>
          <w:p w14:paraId="5B8DB3C6" w14:textId="0D9AC9B3" w:rsidR="000D7266" w:rsidRDefault="0011033B" w:rsidP="0011033B">
            <w:pPr>
              <w:tabs>
                <w:tab w:val="left" w:pos="1140"/>
              </w:tabs>
            </w:pPr>
            <w:r w:rsidRPr="0011033B">
              <w:t>022976300</w:t>
            </w:r>
            <w:r>
              <w:tab/>
            </w:r>
          </w:p>
        </w:tc>
      </w:tr>
      <w:tr w:rsidR="000D7266" w14:paraId="5B8DB3CA" w14:textId="77777777">
        <w:tc>
          <w:tcPr>
            <w:tcW w:w="4247" w:type="dxa"/>
          </w:tcPr>
          <w:p w14:paraId="5B8DB3C8" w14:textId="77777777" w:rsidR="000D7266" w:rsidRDefault="008B258B">
            <w:pPr>
              <w:rPr>
                <w:b/>
              </w:rPr>
            </w:pPr>
            <w:r>
              <w:rPr>
                <w:b/>
              </w:rPr>
              <w:t>Página Web</w:t>
            </w:r>
          </w:p>
        </w:tc>
        <w:tc>
          <w:tcPr>
            <w:tcW w:w="4247" w:type="dxa"/>
          </w:tcPr>
          <w:p w14:paraId="5B8DB3C9" w14:textId="6E295C51" w:rsidR="009914C7" w:rsidRPr="00487302" w:rsidRDefault="009914C7" w:rsidP="009914C7">
            <w:hyperlink r:id="rId12" w:history="1">
              <w:r w:rsidRPr="00487302">
                <w:rPr>
                  <w:rStyle w:val="Hipervnculo"/>
                  <w:color w:val="auto"/>
                  <w:u w:val="none"/>
                </w:rPr>
                <w:t>https://www.epn.edu.ec/</w:t>
              </w:r>
            </w:hyperlink>
          </w:p>
        </w:tc>
      </w:tr>
      <w:tr w:rsidR="000D7266" w14:paraId="5B8DB3CD" w14:textId="77777777">
        <w:tc>
          <w:tcPr>
            <w:tcW w:w="4247" w:type="dxa"/>
          </w:tcPr>
          <w:p w14:paraId="5B8DB3CB" w14:textId="77777777" w:rsidR="000D7266" w:rsidRDefault="008B258B">
            <w:pPr>
              <w:rPr>
                <w:b/>
              </w:rPr>
            </w:pPr>
            <w:r>
              <w:rPr>
                <w:b/>
              </w:rPr>
              <w:t>Persona de Contacto</w:t>
            </w:r>
          </w:p>
        </w:tc>
        <w:tc>
          <w:tcPr>
            <w:tcW w:w="4247" w:type="dxa"/>
          </w:tcPr>
          <w:p w14:paraId="5B8DB3CC" w14:textId="75416D87" w:rsidR="000D7266" w:rsidRDefault="00641619">
            <w:r w:rsidRPr="00641619">
              <w:t>Hernán Barba</w:t>
            </w:r>
          </w:p>
        </w:tc>
      </w:tr>
      <w:tr w:rsidR="000D7266" w14:paraId="5B8DB3D0" w14:textId="77777777">
        <w:tc>
          <w:tcPr>
            <w:tcW w:w="4247" w:type="dxa"/>
          </w:tcPr>
          <w:p w14:paraId="5B8DB3CE" w14:textId="77777777" w:rsidR="000D7266" w:rsidRDefault="008B258B">
            <w:pPr>
              <w:rPr>
                <w:b/>
              </w:rPr>
            </w:pPr>
            <w:r>
              <w:rPr>
                <w:b/>
              </w:rPr>
              <w:t xml:space="preserve">Cédula de Identidad </w:t>
            </w:r>
          </w:p>
        </w:tc>
        <w:tc>
          <w:tcPr>
            <w:tcW w:w="4247" w:type="dxa"/>
          </w:tcPr>
          <w:p w14:paraId="5B8DB3CF" w14:textId="75E5B316" w:rsidR="000D7266" w:rsidRDefault="007231D6">
            <w:r w:rsidRPr="007231D6">
              <w:t>1716860737</w:t>
            </w:r>
          </w:p>
        </w:tc>
      </w:tr>
      <w:tr w:rsidR="000D7266" w14:paraId="5B8DB3D3" w14:textId="77777777">
        <w:tc>
          <w:tcPr>
            <w:tcW w:w="4247" w:type="dxa"/>
          </w:tcPr>
          <w:p w14:paraId="5B8DB3D1" w14:textId="77777777" w:rsidR="000D7266" w:rsidRDefault="008B258B">
            <w:pPr>
              <w:rPr>
                <w:b/>
              </w:rPr>
            </w:pPr>
            <w:r>
              <w:rPr>
                <w:b/>
              </w:rPr>
              <w:t>Email</w:t>
            </w:r>
          </w:p>
        </w:tc>
        <w:tc>
          <w:tcPr>
            <w:tcW w:w="4247" w:type="dxa"/>
          </w:tcPr>
          <w:p w14:paraId="5B8DB3D2" w14:textId="6A7116CB" w:rsidR="000D7266" w:rsidRDefault="007231D6">
            <w:r w:rsidRPr="007231D6">
              <w:t>hernan.barba@epn.edu.ec</w:t>
            </w:r>
          </w:p>
        </w:tc>
      </w:tr>
      <w:tr w:rsidR="000D7266" w14:paraId="5B8DB3D6" w14:textId="77777777">
        <w:tc>
          <w:tcPr>
            <w:tcW w:w="4247" w:type="dxa"/>
          </w:tcPr>
          <w:p w14:paraId="5B8DB3D4" w14:textId="77777777" w:rsidR="000D7266" w:rsidRDefault="008B258B">
            <w:pPr>
              <w:rPr>
                <w:b/>
              </w:rPr>
            </w:pPr>
            <w:r>
              <w:rPr>
                <w:b/>
              </w:rPr>
              <w:t>Teléfono personal</w:t>
            </w:r>
          </w:p>
        </w:tc>
        <w:tc>
          <w:tcPr>
            <w:tcW w:w="4247" w:type="dxa"/>
          </w:tcPr>
          <w:p w14:paraId="5B8DB3D5" w14:textId="3EFE33AA" w:rsidR="000D7266" w:rsidRDefault="007231D6" w:rsidP="007231D6">
            <w:r w:rsidRPr="007231D6">
              <w:t>0963959482</w:t>
            </w:r>
          </w:p>
        </w:tc>
      </w:tr>
    </w:tbl>
    <w:p w14:paraId="5B8DB3D7" w14:textId="77777777" w:rsidR="000D7266" w:rsidRDefault="000D7266"/>
    <w:tbl>
      <w:tblPr>
        <w:tblStyle w:val="a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3D9" w14:textId="77777777" w:rsidTr="0030633A">
        <w:tc>
          <w:tcPr>
            <w:tcW w:w="8494" w:type="dxa"/>
          </w:tcPr>
          <w:p w14:paraId="5B8DB3D8"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Resumen</w:t>
            </w:r>
          </w:p>
        </w:tc>
      </w:tr>
      <w:tr w:rsidR="000D7266" w14:paraId="5B8DB3DB" w14:textId="77777777" w:rsidTr="0030633A">
        <w:tc>
          <w:tcPr>
            <w:tcW w:w="8494" w:type="dxa"/>
          </w:tcPr>
          <w:p w14:paraId="05262C96" w14:textId="77777777" w:rsidR="00A529F6" w:rsidRDefault="00A529F6" w:rsidP="000532C0">
            <w:pPr>
              <w:jc w:val="both"/>
            </w:pPr>
          </w:p>
          <w:p w14:paraId="08777DCE" w14:textId="081E155C" w:rsidR="000532C0" w:rsidRDefault="000532C0" w:rsidP="000532C0">
            <w:pPr>
              <w:jc w:val="both"/>
            </w:pPr>
            <w:r>
              <w:t>La radioastronomía facilita la exploración del universo mediante el análisis de señales captadas por radiotelescopios</w:t>
            </w:r>
            <w:r w:rsidR="00205C0B">
              <w:fldChar w:fldCharType="begin"/>
            </w:r>
            <w:r w:rsidR="00205C0B">
              <w:instrText xml:space="preserve"> ADDIN ZOTERO_ITEM CSL_CITATION {"citationID":"iUNiS4Ua","properties":{"unsorted":false,"formattedCitation":"[1]","plainCitation":"[1]","noteIndex":0},"citationItems":[{"id":92,"uris":["http://zotero.org/users/15855260/items/Q8WK7YBY"],"itemData":{"id":92,"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205C0B">
              <w:fldChar w:fldCharType="separate"/>
            </w:r>
            <w:hyperlink w:anchor="Cite_id92_Essential__2016_Condon" w:tooltip="Essential radio astronomy" w:history="1">
              <w:r w:rsidR="00205C0B" w:rsidRPr="001002DB">
                <w:rPr>
                  <w:rStyle w:val="Hipervnculo"/>
                  <w:color w:val="auto"/>
                  <w:u w:val="none"/>
                </w:rPr>
                <w:t>[1]</w:t>
              </w:r>
            </w:hyperlink>
            <w:r w:rsidR="00205C0B">
              <w:fldChar w:fldCharType="end"/>
            </w:r>
            <w:r>
              <w:t xml:space="preserve">. Estas emisiones permiten observar fenómenos espaciales en frecuencias específicas, como la línea de hidrógeno neutro </w:t>
            </w:r>
            <w:r w:rsidR="00205C0B">
              <w:fldChar w:fldCharType="begin"/>
            </w:r>
            <w:r w:rsidR="00205C0B">
              <w:instrText xml:space="preserve"> ADDIN ZOTERO_ITEM CSL_CITATION {"citationID":"3AZWAhy4","properties":{"unsorted":false,"formattedCitation":"[2]","plainCitation":"[2]","noteIndex":0},"citationItems":[{"id":3,"uris":["http://zotero.org/users/15855260/items/FFW59883"],"itemData":{"id":3,"type":"article","abstract":"Atomic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association with magnetic fields. We give an overview of the HI phases and discuss how Hi properties depend on the environment and what its structure can tell us about feedback in the ISM. Key findings include the following: - The mass fraction of the cold neutral medium is $\\lesssim 40$\\% on average, increasing with $A_V$ due to the increase of mean gas density. - The cold disk extends to at least $R\\sim 25$ kpc. - Approximately 40% of the HI is warm, with structural characteristics that derive from feedback events. - Cold HI is highly filamentary, whereas warm HI is more smoothly distributed. We summarize future observational and simulation opportunities that can be used to unravel the 3D structure of the atomic ISM and the effects of heating and cooling on HI properties.","DOI":"10.48550/arXiv.2307.08464","note":"arXiv:2307.08464 [astro-ph]","number":"arXiv:2307.08464","publisher":"arXiv","source":"arXiv.org","title":"Atomic Hydrogen in the Milky Way: A Stepping Stone in the Evolution of Galaxies","title-short":"Atomic Hydrogen in the Milky Way","URL":"http://arxiv.org/abs/2307.08464","author":[{"family":"McClure-Griffiths","given":"Naomi M."},{"family":"Stanimirovic","given":"Snezana"},{"family":"Rybarczyk","given":"Daniel R."}],"accessed":{"date-parts":[["2026",2,26]]},"issued":{"date-parts":[["2023",7,17]]}}}],"schema":"https://github.com/citation-style-language/schema/raw/master/csl-citation.json"} </w:instrText>
            </w:r>
            <w:r w:rsidR="00205C0B">
              <w:fldChar w:fldCharType="separate"/>
            </w:r>
            <w:hyperlink w:anchor="Cite_id3_Atomic_Hyd_2023_McClure_Gr" w:tooltip="Atomic Hydrogen in the Milky Way: A Stepping Stone in the Evolution of Galaxies" w:history="1">
              <w:r w:rsidR="00205C0B" w:rsidRPr="001002DB">
                <w:rPr>
                  <w:rStyle w:val="Hipervnculo"/>
                  <w:color w:val="auto"/>
                  <w:u w:val="none"/>
                </w:rPr>
                <w:t>[2]</w:t>
              </w:r>
            </w:hyperlink>
            <w:r w:rsidR="00205C0B">
              <w:fldChar w:fldCharType="end"/>
            </w:r>
            <w:r>
              <w:t xml:space="preserve">. Detectar estas señales representa un reto técnico por su baja energía y la presencia de ruido de fondo </w:t>
            </w:r>
            <w:r w:rsidR="00205C0B">
              <w:fldChar w:fldCharType="begin"/>
            </w:r>
            <w:r w:rsidR="00205C0B">
              <w:instrText xml:space="preserve"> ADDIN ZOTERO_ITEM CSL_CITATION {"citationID":"av09LRTP","properties":{"unsorted":false,"formattedCitation":"[3]","plainCitation":"[3]","noteIndex":0},"citationItems":[{"id":89,"uris":["http://zotero.org/users/15855260/items/GUNCHR68"],"itemData":{"id":89,"type":"book","call-number":"523.887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t xml:space="preserve">. Para interpretar correctamente esta información, se requiere aplicar técnicas de estimación espectral y representaciones de tiempo-frecuencia </w:t>
            </w:r>
            <w:r w:rsidR="00205C0B">
              <w:fldChar w:fldCharType="begin"/>
            </w:r>
            <w:r w:rsidR="00205C0B">
              <w:instrText xml:space="preserve"> ADDIN ZOTERO_ITEM CSL_CITATION {"citationID":"3HvFu85A","properties":{"unsorted":false,"formattedCitation":"[4]","plainCitation":"[4]","noteIndex":0},"citationItems":[{"id":82,"uris":["http://zotero.org/users/15855260/items/N8FI3TU6"],"itemData":{"id":82,"type":"article","abstract":"This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field.","DOI":"10.36227/techrxiv.171018500.03457093/v1","language":"en","license":"https://creativecommons.org/licenses/by/4.0/","publisher":"Preprints","source":"DOI.org (Crossref)","title":"Design and Implementation of a Software Defined Radio-Based Radio Telescope for Hydrogen Line Observation at 1.42 GHz","URL":"https://www.techrxiv.org/users/33823/articles/722721-design-and-implementation-of-a-software-defined-radio-based-radio-telescope-for-hydrogen-line-observation-at-1-42-ghz?commit=a4512f5009853c1758bf041ec71c3d4b183a6a6d","author":[{"family":"Giménez-Cordellat","given":"Francisco"},{"family":"Reig","given":"Càndid"},{"family":"Navarro-Camba","given":"Enrique A"}],"accessed":{"date-parts":[["2026",2,26]]},"issued":{"date-parts":[["2024",3,11]]}}}],"schema":"https://github.com/citation-style-language/schema/raw/master/csl-citation.json"} </w:instrText>
            </w:r>
            <w:r w:rsidR="00205C0B">
              <w:fldChar w:fldCharType="separate"/>
            </w:r>
            <w:hyperlink w:anchor="Cite_id82_Design_and_2024_Gim_nez_Co" w:tooltip="Design and Implementation of a Software Defined Radio-Based Radio Telescope for Hydrogen Line Observation at 1.42 GHz" w:history="1">
              <w:r w:rsidR="00205C0B" w:rsidRPr="001002DB">
                <w:rPr>
                  <w:rStyle w:val="Hipervnculo"/>
                  <w:color w:val="auto"/>
                  <w:u w:val="none"/>
                </w:rPr>
                <w:t>[4]</w:t>
              </w:r>
            </w:hyperlink>
            <w:r w:rsidR="00205C0B">
              <w:fldChar w:fldCharType="end"/>
            </w:r>
            <w:r>
              <w:t xml:space="preserve">, </w:t>
            </w:r>
            <w:r w:rsidR="00205C0B">
              <w:fldChar w:fldCharType="begin"/>
            </w:r>
            <w:r w:rsidR="00205C0B">
              <w:instrText xml:space="preserve"> ADDIN ZOTERO_ITEM CSL_CITATION {"citationID":"zHE8ktYi","properties":{"unsorted":false,"formattedCitation":"[5]","plainCitation":"[5]","noteIndex":0},"citationItems":[{"id":101,"uris":["http://zotero.org/users/15855260/items/QS9HS95X"],"itemData":{"id":101,"type":"book","original-publisher":"Springer Nature Link","title":"Spectral Estimation for Hydrogen Line Detection in the Milky Way","author":[{"family":"Lara","given":"Fernando"},{"family":"Reyes","given":"A"},{"family":"Altamirano","given":"D"},{"family":"Mena","given":"D"},{"family":"Lopez","given":"E"},{"family":"Molina","given":"H"}]}}],"schema":"https://github.com/citation-style-language/schema/raw/master/csl-citation.json"} </w:instrText>
            </w:r>
            <w:r w:rsidR="00205C0B">
              <w:fldChar w:fldCharType="separate"/>
            </w:r>
            <w:hyperlink w:anchor="Cite_id101_Spectral_ENoYear_Lara" w:tooltip="Spectral Estimation for Hydrogen Line Detection in the Milky Way" w:history="1">
              <w:r w:rsidR="00205C0B" w:rsidRPr="001002DB">
                <w:rPr>
                  <w:rStyle w:val="Hipervnculo"/>
                  <w:color w:val="auto"/>
                  <w:u w:val="none"/>
                </w:rPr>
                <w:t>[5]</w:t>
              </w:r>
            </w:hyperlink>
            <w:r w:rsidR="00205C0B">
              <w:fldChar w:fldCharType="end"/>
            </w:r>
            <w:r w:rsidR="00230CF3">
              <w:t>, a más de tener interfaces adecuadas para la interpretación de las señales adquiridas por radiotelescopios.</w:t>
            </w:r>
          </w:p>
          <w:p w14:paraId="6B220C65" w14:textId="77777777" w:rsidR="000532C0" w:rsidRDefault="000532C0" w:rsidP="000532C0">
            <w:pPr>
              <w:jc w:val="both"/>
            </w:pPr>
          </w:p>
          <w:p w14:paraId="14426040" w14:textId="3A7EC00C" w:rsidR="000532C0" w:rsidRDefault="008470C4" w:rsidP="000532C0">
            <w:pPr>
              <w:jc w:val="both"/>
            </w:pPr>
            <w:r>
              <w:t>Además, e</w:t>
            </w:r>
            <w:r w:rsidR="000532C0">
              <w:t xml:space="preserve">l avance tecnológico impulsa el uso de arquitecturas de radio definido por software </w:t>
            </w:r>
            <w:r w:rsidR="00205C0B">
              <w:fldChar w:fldCharType="begin"/>
            </w:r>
            <w:r w:rsidR="00205C0B">
              <w:instrText xml:space="preserve"> ADDIN ZOTERO_ITEM CSL_CITATION {"citationID":"d5Tkvtps","properties":{"unsorted":false,"formattedCitation":"[6]","plainCitation":"[6]","noteIndex":0},"citationItems":[{"id":102,"uris":["http://zotero.org/users/15855260/items/4W4GCTL8"],"itemData":{"id":102,"type":"article-journal","abstract":"The statistical properties of energy and waiting time carry essential information about the source of repeating fast radio bursts (FRBs). In this paper, we investigate the randomness of energy and waiting time using four data samples from three extremely active repeating FRBs observed by the Five-hundred-meter Aperture Spherical radio Telescope (FAST). We report the deviation from complete randomness of the burst activity using three statistics, i.e., Hurst exponent, Pincus index and non-Gaussian probability density distribution of fluctuations. First, the Hurst exponent greater than 0.5 reveals that there is long-term memory in the time series of energy and waiting time. Second, the deviation of the Pincus index from 1.0 manifests that the time series is not completely random. Finally, the fluctuations of energy and waiting time follow the scale-invariant $q$-Gaussian distribution. All these statistical properties imply that, although the time series of repeating FRBs seems to be irregular, they are not completely random, similar to the features of self-organized criticality.","container-title":"Monthly Notices of the Royal Astronomical Society","DOI":"10.1093/mnras/stae1873","ISSN":"0035-8711, 1365-2966","issue":"1","note":"arXiv:2408.02203 [astro-ph]","page":"872-879","source":"arXiv.org","title":"Quantifying the randomness and scale invariance of the repeating fast radio bursts","volume":"533","author":[{"family":"Sang","given":"Yu"},{"family":"Lin","given":"Hai-Nan"}],"issued":{"date-parts":[["2024",8,7]]}}}],"schema":"https://github.com/citation-style-language/schema/raw/master/csl-citation.json"} </w:instrText>
            </w:r>
            <w:r w:rsidR="00205C0B">
              <w:fldChar w:fldCharType="separate"/>
            </w:r>
            <w:hyperlink w:anchor="Cite_id102_Quantifyin_2024_Sang" w:tooltip="Quantifying the randomness and scale invariance of the repeating fast radio bursts" w:history="1">
              <w:r w:rsidR="00205C0B" w:rsidRPr="001002DB">
                <w:rPr>
                  <w:rStyle w:val="Hipervnculo"/>
                  <w:color w:val="auto"/>
                  <w:u w:val="none"/>
                </w:rPr>
                <w:t>[6]</w:t>
              </w:r>
            </w:hyperlink>
            <w:r w:rsidR="00205C0B">
              <w:fldChar w:fldCharType="end"/>
            </w:r>
            <w:r w:rsidR="000532C0">
              <w:t xml:space="preserve">, pero su implementación exige sistemas eficientes de visualización de datos. Sin embargo, el desarrollo de una interfaz que adquiera y presente información concurrente de señales débiles de forma visual es un desafío abierto. Por ello, se propone la implementación de una plataforma escalable, programada en Python, para el procesamiento digital y la representación visual de señales de radiotelescopios en tiempo real. El sistema procesa datos capturados en 1420.40 MHz por el radiotelescopio del Observatorio Astronómico de Quito </w:t>
            </w:r>
            <w:r w:rsidR="00205C0B">
              <w:fldChar w:fldCharType="begin"/>
            </w:r>
            <w:r w:rsidR="00205C0B">
              <w:instrText xml:space="preserve"> ADDIN ZOTERO_ITEM CSL_CITATION {"citationID":"ayFJGdvW","properties":{"unsorted":false,"formattedCitation":"[3]","plainCitation":"[3]","noteIndex":0},"citationItems":[{"id":89,"uris":["http://zotero.org/users/15855260/items/GUNCHR68"],"itemData":{"id":89,"type":"book","call-number":"523.887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rsidR="000532C0">
              <w:t>.</w:t>
            </w:r>
          </w:p>
          <w:p w14:paraId="51733DE8" w14:textId="77777777" w:rsidR="000532C0" w:rsidRDefault="000532C0" w:rsidP="000532C0">
            <w:pPr>
              <w:jc w:val="both"/>
            </w:pPr>
          </w:p>
          <w:p w14:paraId="7F75937F" w14:textId="2648B88B" w:rsidR="000532C0" w:rsidRDefault="000532C0" w:rsidP="000532C0">
            <w:pPr>
              <w:jc w:val="both"/>
            </w:pPr>
            <w:r>
              <w:t>A diferencia de sistemas limitados a espectros convencionales, esta interfaz extraerá y graficará cuatro parámetros sobre flujos continuos:</w:t>
            </w:r>
            <w:r w:rsidR="00A529F6">
              <w:t xml:space="preserve"> </w:t>
            </w:r>
            <w:r>
              <w:t>Tiempo</w:t>
            </w:r>
            <w:r w:rsidR="008470C4">
              <w:t xml:space="preserve">, </w:t>
            </w:r>
            <w:r>
              <w:t>Frecuencia</w:t>
            </w:r>
            <w:r w:rsidR="008470C4">
              <w:t xml:space="preserve">, </w:t>
            </w:r>
            <w:r>
              <w:t>Relación tiempo-frecuencia</w:t>
            </w:r>
            <w:r w:rsidR="008470C4">
              <w:t xml:space="preserve">, </w:t>
            </w:r>
            <w:r>
              <w:t>Distribución estadística</w:t>
            </w:r>
            <w:r w:rsidR="00A529F6">
              <w:t>.</w:t>
            </w:r>
          </w:p>
          <w:p w14:paraId="5CA85D21" w14:textId="77777777" w:rsidR="000532C0" w:rsidRDefault="000532C0" w:rsidP="000532C0">
            <w:pPr>
              <w:jc w:val="both"/>
            </w:pPr>
          </w:p>
          <w:p w14:paraId="4209ADB4" w14:textId="3FBAEDE7" w:rsidR="000532C0" w:rsidRDefault="000532C0" w:rsidP="000532C0">
            <w:pPr>
              <w:jc w:val="both"/>
            </w:pPr>
            <w:r>
              <w:t>El análisis estadístico permite clasificar los datos</w:t>
            </w:r>
            <w:r w:rsidR="0045140C">
              <w:t>,</w:t>
            </w:r>
            <w:r>
              <w:t xml:space="preserve"> mientras las señales inalámbricas comunes forman distribuciones gaussianas, las señales de emisiones astronómicas tienden a formar distribuciones asimétricas de tipo Weibull o </w:t>
            </w:r>
            <w:proofErr w:type="spellStart"/>
            <w:r>
              <w:t>Rician</w:t>
            </w:r>
            <w:proofErr w:type="spellEnd"/>
            <w:r>
              <w:t xml:space="preserve"> </w:t>
            </w:r>
            <w:r w:rsidR="00205C0B">
              <w:fldChar w:fldCharType="begin"/>
            </w:r>
            <w:r w:rsidR="00254BAF">
              <w:instrText xml:space="preserve"> ADDIN ZOTERO_ITEM CSL_CITATION {"citationID":"2hHCKftG","properties":{"unsorted":false,"formattedCitation":"[6]","plainCitation":"[6]","noteIndex":0},"citationItems":[{"id":102,"uris":["http://zotero.org/users/15855260/items/4W4GCTL8"],"itemData":{"id":102,"type":"article-journal","abstract":"The statistical properties of energy and waiting time carry essential information about the source of repeating fast radio bursts (FRBs). In this paper, we investigate the randomness of energy and waiting time using four data samples from three extremely active repeating FRBs observed by the Five-hundred-meter Aperture Spherical radio Telescope (FAST). We report the deviation from complete randomness of the burst activity using three statistics, i.e., Hurst exponent, Pincus index and non-Gaussian probability density distribution of fluctuations. First, the Hurst exponent greater than 0.5 reveals that there is long-term memory in the time series of energy and waiting time. Second, the deviation of the Pincus index from 1.0 manifests that the time series is not completely random. Finally, the fluctuations of energy and waiting time follow the scale-invariant $q$-Gaussian distribution. All these statistical properties imply that, although the time series of repeating FRBs seems to be irregular, they are not completely random, similar to the features of self-organized criticality.","container-title":"Monthly Notices of the Royal Astronomical Society","DOI":"10.1093/mnras/stae1873","ISSN":"0035-8711, 1365-2966","issue":"1","note":"arXiv:2408.02203 [astro-ph]","page":"872-879","source":"arXiv.org","title":"Quantifying the randomness and scale invariance of the repeating fast radio bursts","volume":"533","author":[{"family":"Sang","given":"Yu"},{"family":"Lin","given":"Hai-Nan"}],"issued":{"date-parts":[["2024",8,7]]}}}],"schema":"https://github.com/citation-style-language/schema/raw/master/csl-citation.json"} </w:instrText>
            </w:r>
            <w:r w:rsidR="00205C0B">
              <w:fldChar w:fldCharType="separate"/>
            </w:r>
            <w:hyperlink w:anchor="Cite_id102_Quantifyin_2024_Sang" w:tooltip="Quantifying the randomness and scale invariance of the repeating fast radio bursts" w:history="1">
              <w:r w:rsidR="00254BAF" w:rsidRPr="001002DB">
                <w:rPr>
                  <w:rStyle w:val="Hipervnculo"/>
                  <w:color w:val="auto"/>
                  <w:u w:val="none"/>
                </w:rPr>
                <w:t>[6]</w:t>
              </w:r>
            </w:hyperlink>
            <w:r w:rsidR="00205C0B">
              <w:fldChar w:fldCharType="end"/>
            </w:r>
            <w:r>
              <w:t>.</w:t>
            </w:r>
          </w:p>
          <w:p w14:paraId="0859AFC1" w14:textId="77777777" w:rsidR="000532C0" w:rsidRDefault="000532C0" w:rsidP="000532C0">
            <w:pPr>
              <w:jc w:val="both"/>
            </w:pPr>
          </w:p>
          <w:p w14:paraId="73B83F06" w14:textId="5BF8B788" w:rsidR="000532C0" w:rsidRDefault="000532C0" w:rsidP="000532C0">
            <w:pPr>
              <w:jc w:val="both"/>
            </w:pPr>
            <w:r>
              <w:t>El uso de Python facilita la automatización matemática requerida. Los resultados esperados aportarán a la visualización precisa y caracterización de ondas espaciales de baja intensidad</w:t>
            </w:r>
            <w:r w:rsidR="0045140C">
              <w:t>,</w:t>
            </w:r>
            <w:r>
              <w:t xml:space="preserve"> asimismo, esta metodología apoya la selección adecuada de algoritmos para discriminar el ruido térmico.</w:t>
            </w:r>
          </w:p>
          <w:p w14:paraId="7E56C70E" w14:textId="77777777" w:rsidR="000532C0" w:rsidRDefault="000532C0" w:rsidP="000532C0">
            <w:pPr>
              <w:jc w:val="both"/>
            </w:pPr>
          </w:p>
          <w:p w14:paraId="3F57E708" w14:textId="77777777" w:rsidR="000D7266" w:rsidRDefault="000532C0" w:rsidP="000532C0">
            <w:pPr>
              <w:jc w:val="both"/>
            </w:pPr>
            <w:r>
              <w:t xml:space="preserve">Se anticipa que esta arquitectura actúe como base para observaciones astronómicas más complejas. La flexibilidad del código habilitará configuraciones para identificar púlsares en diversas bandas desde distintos emplazamientos </w:t>
            </w:r>
            <w:r w:rsidR="00205C0B">
              <w:fldChar w:fldCharType="begin"/>
            </w:r>
            <w:r w:rsidR="00A55972">
              <w:instrText xml:space="preserve"> ADDIN ZOTERO_ITEM CSL_CITATION {"citationID":"H0bhiRS2","properties":{"unsorted":false,"formattedCitation":"[3]","plainCitation":"[3]","noteIndex":0},"citationItems":[{"id":89,"uris":["http://zotero.org/users/15855260/items/GUNCHR68"],"itemData":{"id":89,"type":"book","call-number":"523.887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A55972" w:rsidRPr="001002DB">
                <w:rPr>
                  <w:rStyle w:val="Hipervnculo"/>
                  <w:color w:val="auto"/>
                  <w:u w:val="none"/>
                </w:rPr>
                <w:t>[3]</w:t>
              </w:r>
            </w:hyperlink>
            <w:r w:rsidR="00205C0B">
              <w:fldChar w:fldCharType="end"/>
            </w:r>
            <w:r>
              <w:t>. Además, el despliegue de una herramienta visual propia fomenta la autonomía tecnológica y reduce las barreras operativas en futuros estudios locales.</w:t>
            </w:r>
          </w:p>
          <w:p w14:paraId="5B8DB3DA" w14:textId="21001819" w:rsidR="00A529F6" w:rsidRDefault="00A529F6" w:rsidP="000532C0">
            <w:pPr>
              <w:jc w:val="both"/>
            </w:pPr>
          </w:p>
        </w:tc>
      </w:tr>
      <w:tr w:rsidR="00CC7226" w14:paraId="46E218EE" w14:textId="77777777" w:rsidTr="0030633A">
        <w:tc>
          <w:tcPr>
            <w:tcW w:w="8494" w:type="dxa"/>
          </w:tcPr>
          <w:p w14:paraId="17197675" w14:textId="77777777" w:rsidR="00CC7226" w:rsidRPr="00791076" w:rsidRDefault="00CC7226" w:rsidP="000616DD">
            <w:pPr>
              <w:jc w:val="both"/>
            </w:pPr>
          </w:p>
        </w:tc>
      </w:tr>
    </w:tbl>
    <w:p w14:paraId="5B8DB3DC" w14:textId="77777777" w:rsidR="000D7266" w:rsidRDefault="000D7266"/>
    <w:tbl>
      <w:tblPr>
        <w:tblStyle w:val="a4"/>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4671"/>
      </w:tblGrid>
      <w:tr w:rsidR="000D7266" w14:paraId="5B8DB3DE" w14:textId="77777777">
        <w:tc>
          <w:tcPr>
            <w:tcW w:w="8494" w:type="dxa"/>
            <w:gridSpan w:val="2"/>
            <w:shd w:val="clear" w:color="auto" w:fill="E7E6E6"/>
          </w:tcPr>
          <w:p w14:paraId="5B8DB3DD"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Objetivo y Actividades</w:t>
            </w:r>
          </w:p>
        </w:tc>
      </w:tr>
      <w:tr w:rsidR="000D7266" w14:paraId="5B8DB3E1" w14:textId="77777777">
        <w:tc>
          <w:tcPr>
            <w:tcW w:w="3823" w:type="dxa"/>
          </w:tcPr>
          <w:p w14:paraId="5B8DB3DF" w14:textId="77777777" w:rsidR="000D7266" w:rsidRDefault="008B258B">
            <w:pPr>
              <w:rPr>
                <w:b/>
              </w:rPr>
            </w:pPr>
            <w:r>
              <w:rPr>
                <w:b/>
              </w:rPr>
              <w:t>Objetivo</w:t>
            </w:r>
          </w:p>
        </w:tc>
        <w:tc>
          <w:tcPr>
            <w:tcW w:w="4671" w:type="dxa"/>
          </w:tcPr>
          <w:p w14:paraId="5B8DB3E0" w14:textId="4114B0FF" w:rsidR="000D7266" w:rsidRPr="00DA355C" w:rsidRDefault="003A65BA">
            <w:pPr>
              <w:rPr>
                <w:bCs/>
              </w:rPr>
            </w:pPr>
            <w:r w:rsidRPr="00DA355C">
              <w:rPr>
                <w:bCs/>
              </w:rPr>
              <w:t>Implementar plataforma para el procesamiento digital de señales de radiotelescopios</w:t>
            </w:r>
          </w:p>
        </w:tc>
      </w:tr>
      <w:tr w:rsidR="000D7266" w14:paraId="5B8DB3E4" w14:textId="77777777">
        <w:tc>
          <w:tcPr>
            <w:tcW w:w="3823" w:type="dxa"/>
          </w:tcPr>
          <w:p w14:paraId="5B8DB3E2" w14:textId="77777777" w:rsidR="000D7266" w:rsidRDefault="008B258B">
            <w:pPr>
              <w:rPr>
                <w:b/>
              </w:rPr>
            </w:pPr>
            <w:r>
              <w:rPr>
                <w:b/>
              </w:rPr>
              <w:lastRenderedPageBreak/>
              <w:t>Actividad 1</w:t>
            </w:r>
          </w:p>
        </w:tc>
        <w:tc>
          <w:tcPr>
            <w:tcW w:w="4671" w:type="dxa"/>
          </w:tcPr>
          <w:p w14:paraId="5B8DB3E3" w14:textId="06EB2C8C" w:rsidR="000D7266" w:rsidRPr="00DA355C" w:rsidRDefault="0012329F">
            <w:pPr>
              <w:rPr>
                <w:bCs/>
              </w:rPr>
            </w:pPr>
            <w:r w:rsidRPr="00DA355C">
              <w:rPr>
                <w:bCs/>
              </w:rPr>
              <w:t>Análisis y definición de las características de señales de radiotelescopios</w:t>
            </w:r>
          </w:p>
        </w:tc>
      </w:tr>
      <w:tr w:rsidR="000D7266" w14:paraId="5B8DB3E7" w14:textId="77777777">
        <w:tc>
          <w:tcPr>
            <w:tcW w:w="3823" w:type="dxa"/>
            <w:tcBorders>
              <w:bottom w:val="single" w:sz="4" w:space="0" w:color="000000"/>
            </w:tcBorders>
          </w:tcPr>
          <w:p w14:paraId="5B8DB3E5" w14:textId="77777777" w:rsidR="000D7266" w:rsidRDefault="008B258B">
            <w:pPr>
              <w:rPr>
                <w:b/>
              </w:rPr>
            </w:pPr>
            <w:r>
              <w:rPr>
                <w:b/>
              </w:rPr>
              <w:t>Actividad 2</w:t>
            </w:r>
          </w:p>
        </w:tc>
        <w:tc>
          <w:tcPr>
            <w:tcW w:w="4671" w:type="dxa"/>
            <w:tcBorders>
              <w:bottom w:val="single" w:sz="4" w:space="0" w:color="000000"/>
            </w:tcBorders>
          </w:tcPr>
          <w:p w14:paraId="5B8DB3E6" w14:textId="620AC875" w:rsidR="000D7266" w:rsidRPr="00DA355C" w:rsidRDefault="0012329F">
            <w:pPr>
              <w:rPr>
                <w:bCs/>
              </w:rPr>
            </w:pPr>
            <w:r w:rsidRPr="00DA355C">
              <w:rPr>
                <w:bCs/>
              </w:rPr>
              <w:t>Desarrollo e integración de plataforma para el procesamiento digital de señales de radiotelescopio</w:t>
            </w:r>
          </w:p>
        </w:tc>
      </w:tr>
      <w:tr w:rsidR="000D7266" w14:paraId="5B8DB3EC" w14:textId="77777777" w:rsidTr="0012329F">
        <w:tc>
          <w:tcPr>
            <w:tcW w:w="3823" w:type="dxa"/>
            <w:tcBorders>
              <w:right w:val="single" w:sz="4" w:space="0" w:color="000000"/>
            </w:tcBorders>
          </w:tcPr>
          <w:p w14:paraId="5B8DB3EA" w14:textId="7D86E9D7" w:rsidR="000D7266" w:rsidRDefault="0025360E">
            <w:pPr>
              <w:rPr>
                <w:b/>
              </w:rPr>
            </w:pPr>
            <w:r>
              <w:rPr>
                <w:b/>
              </w:rPr>
              <w:t xml:space="preserve">Actividad </w:t>
            </w:r>
            <w:r w:rsidR="00DA355C">
              <w:rPr>
                <w:b/>
              </w:rPr>
              <w:t>3</w:t>
            </w:r>
          </w:p>
        </w:tc>
        <w:tc>
          <w:tcPr>
            <w:tcW w:w="4671" w:type="dxa"/>
            <w:tcBorders>
              <w:left w:val="single" w:sz="4" w:space="0" w:color="000000"/>
            </w:tcBorders>
          </w:tcPr>
          <w:p w14:paraId="5B8DB3EB" w14:textId="147EFF34" w:rsidR="000D7266" w:rsidRPr="00DA355C" w:rsidRDefault="0012329F">
            <w:pPr>
              <w:rPr>
                <w:bCs/>
              </w:rPr>
            </w:pPr>
            <w:r w:rsidRPr="00DA355C">
              <w:rPr>
                <w:bCs/>
              </w:rPr>
              <w:t>Recolección y estructuración de datos de radiotelescopio del Observatorio Astronómico de Quito.</w:t>
            </w:r>
          </w:p>
        </w:tc>
      </w:tr>
      <w:tr w:rsidR="0012329F" w14:paraId="59EFC89F" w14:textId="77777777" w:rsidTr="00BD44A6">
        <w:tc>
          <w:tcPr>
            <w:tcW w:w="3823" w:type="dxa"/>
            <w:tcBorders>
              <w:right w:val="single" w:sz="4" w:space="0" w:color="000000"/>
            </w:tcBorders>
          </w:tcPr>
          <w:p w14:paraId="387466CF" w14:textId="31E76484" w:rsidR="0012329F" w:rsidRDefault="0025360E">
            <w:pPr>
              <w:rPr>
                <w:b/>
              </w:rPr>
            </w:pPr>
            <w:r>
              <w:rPr>
                <w:b/>
              </w:rPr>
              <w:t xml:space="preserve">Actividad </w:t>
            </w:r>
            <w:r w:rsidR="00DA355C">
              <w:rPr>
                <w:b/>
              </w:rPr>
              <w:t>4</w:t>
            </w:r>
          </w:p>
        </w:tc>
        <w:tc>
          <w:tcPr>
            <w:tcW w:w="4671" w:type="dxa"/>
            <w:tcBorders>
              <w:left w:val="single" w:sz="4" w:space="0" w:color="000000"/>
            </w:tcBorders>
          </w:tcPr>
          <w:p w14:paraId="6498EE03" w14:textId="2BDBB58D" w:rsidR="0012329F" w:rsidRPr="00DA355C" w:rsidRDefault="00A66852">
            <w:pPr>
              <w:rPr>
                <w:bCs/>
              </w:rPr>
            </w:pPr>
            <w:r w:rsidRPr="00DA355C">
              <w:rPr>
                <w:bCs/>
              </w:rPr>
              <w:t>implementación de técnicas de estimación espectral y representación tiempo-frecuencia</w:t>
            </w:r>
          </w:p>
        </w:tc>
      </w:tr>
      <w:tr w:rsidR="00BD44A6" w14:paraId="20D46330" w14:textId="77777777">
        <w:tc>
          <w:tcPr>
            <w:tcW w:w="3823" w:type="dxa"/>
            <w:tcBorders>
              <w:bottom w:val="single" w:sz="4" w:space="0" w:color="000000"/>
              <w:right w:val="single" w:sz="4" w:space="0" w:color="000000"/>
            </w:tcBorders>
          </w:tcPr>
          <w:p w14:paraId="521E5716" w14:textId="6A23044F" w:rsidR="00BD44A6" w:rsidRDefault="0025360E">
            <w:pPr>
              <w:rPr>
                <w:b/>
              </w:rPr>
            </w:pPr>
            <w:r>
              <w:rPr>
                <w:b/>
              </w:rPr>
              <w:t xml:space="preserve">Actividad </w:t>
            </w:r>
            <w:r w:rsidR="00DA355C">
              <w:rPr>
                <w:b/>
              </w:rPr>
              <w:t>5</w:t>
            </w:r>
          </w:p>
        </w:tc>
        <w:tc>
          <w:tcPr>
            <w:tcW w:w="4671" w:type="dxa"/>
            <w:tcBorders>
              <w:left w:val="single" w:sz="4" w:space="0" w:color="000000"/>
              <w:bottom w:val="single" w:sz="4" w:space="0" w:color="000000"/>
            </w:tcBorders>
          </w:tcPr>
          <w:p w14:paraId="70FFCFD0" w14:textId="1D60CA42" w:rsidR="00BD44A6" w:rsidRPr="00DA355C" w:rsidRDefault="00BD44A6">
            <w:pPr>
              <w:rPr>
                <w:bCs/>
              </w:rPr>
            </w:pPr>
            <w:r w:rsidRPr="00DA355C">
              <w:rPr>
                <w:bCs/>
              </w:rPr>
              <w:t>Evaluación y ajuste de la plataforma</w:t>
            </w:r>
          </w:p>
        </w:tc>
      </w:tr>
    </w:tbl>
    <w:p w14:paraId="5B8DB3ED" w14:textId="77777777" w:rsidR="000D7266" w:rsidRDefault="000D7266"/>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3EF" w14:textId="77777777">
        <w:tc>
          <w:tcPr>
            <w:tcW w:w="8494" w:type="dxa"/>
            <w:tcBorders>
              <w:top w:val="single" w:sz="4" w:space="0" w:color="000000"/>
              <w:bottom w:val="single" w:sz="4" w:space="0" w:color="000000"/>
            </w:tcBorders>
            <w:shd w:val="clear" w:color="auto" w:fill="E7E6E6"/>
          </w:tcPr>
          <w:p w14:paraId="5B8DB3EE"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 xml:space="preserve">Justificación y Alcance </w:t>
            </w:r>
          </w:p>
        </w:tc>
      </w:tr>
      <w:tr w:rsidR="000D7266" w14:paraId="5B8DB3FA" w14:textId="77777777" w:rsidTr="00D84134">
        <w:tc>
          <w:tcPr>
            <w:tcW w:w="8494" w:type="dxa"/>
            <w:tcBorders>
              <w:top w:val="single" w:sz="4" w:space="0" w:color="000000"/>
              <w:left w:val="single" w:sz="4" w:space="0" w:color="000000"/>
              <w:bottom w:val="single" w:sz="4" w:space="0" w:color="000000"/>
              <w:right w:val="single" w:sz="4" w:space="0" w:color="000000"/>
            </w:tcBorders>
          </w:tcPr>
          <w:p w14:paraId="7D5F25CA" w14:textId="77777777" w:rsidR="00A529F6" w:rsidRDefault="00A529F6" w:rsidP="00A45C01">
            <w:pPr>
              <w:pBdr>
                <w:top w:val="nil"/>
                <w:left w:val="nil"/>
                <w:bottom w:val="nil"/>
                <w:right w:val="nil"/>
                <w:between w:val="nil"/>
              </w:pBdr>
              <w:jc w:val="both"/>
              <w:rPr>
                <w:b/>
                <w:bCs/>
              </w:rPr>
            </w:pPr>
          </w:p>
          <w:p w14:paraId="4CE5A53C" w14:textId="2A46E8D6" w:rsidR="00A45C01" w:rsidRPr="005022E2" w:rsidRDefault="00A45C01" w:rsidP="00A45C01">
            <w:pPr>
              <w:pBdr>
                <w:top w:val="nil"/>
                <w:left w:val="nil"/>
                <w:bottom w:val="nil"/>
                <w:right w:val="nil"/>
                <w:between w:val="nil"/>
              </w:pBdr>
              <w:jc w:val="both"/>
              <w:rPr>
                <w:b/>
                <w:bCs/>
              </w:rPr>
            </w:pPr>
            <w:r w:rsidRPr="005022E2">
              <w:rPr>
                <w:b/>
                <w:bCs/>
              </w:rPr>
              <w:t>Antecedentes</w:t>
            </w:r>
          </w:p>
          <w:p w14:paraId="21776015" w14:textId="77777777" w:rsidR="005022E2" w:rsidRDefault="005022E2" w:rsidP="00A45C01">
            <w:pPr>
              <w:pBdr>
                <w:top w:val="nil"/>
                <w:left w:val="nil"/>
                <w:bottom w:val="nil"/>
                <w:right w:val="nil"/>
                <w:between w:val="nil"/>
              </w:pBdr>
              <w:jc w:val="both"/>
            </w:pPr>
          </w:p>
          <w:p w14:paraId="2100D1EE" w14:textId="42963A9E" w:rsidR="00A45C01" w:rsidRDefault="00A45C01" w:rsidP="00A45C01">
            <w:pPr>
              <w:pBdr>
                <w:top w:val="nil"/>
                <w:left w:val="nil"/>
                <w:bottom w:val="nil"/>
                <w:right w:val="nil"/>
                <w:between w:val="nil"/>
              </w:pBdr>
              <w:jc w:val="both"/>
            </w:pPr>
            <w:r>
              <w:t xml:space="preserve">Las telecomunicaciones conforman un pilar fundamental en la exploración y el estudio del universo.  La radioastronomía permite el análisis de cuerpos celestes a través de la captación de ondas electromagnéticas en el espectro de radio </w:t>
            </w:r>
            <w:r w:rsidR="00205C0B">
              <w:fldChar w:fldCharType="begin"/>
            </w:r>
            <w:r w:rsidR="00205C0B">
              <w:instrText xml:space="preserve"> ADDIN ZOTERO_ITEM CSL_CITATION {"citationID":"zLqX8R6X","properties":{"unsorted":false,"formattedCitation":"[1]","plainCitation":"[1]","noteIndex":0},"citationItems":[{"id":92,"uris":["http://zotero.org/users/15855260/items/Q8WK7YBY"],"itemData":{"id":92,"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205C0B">
              <w:fldChar w:fldCharType="separate"/>
            </w:r>
            <w:hyperlink w:anchor="Cite_id92_Essential__2016_Condon" w:tooltip="Essential radio astronomy" w:history="1">
              <w:r w:rsidR="00205C0B" w:rsidRPr="001002DB">
                <w:rPr>
                  <w:rStyle w:val="Hipervnculo"/>
                  <w:color w:val="auto"/>
                  <w:u w:val="none"/>
                </w:rPr>
                <w:t>[1]</w:t>
              </w:r>
            </w:hyperlink>
            <w:r w:rsidR="00205C0B">
              <w:fldChar w:fldCharType="end"/>
            </w:r>
            <w:r>
              <w:t xml:space="preserve">. Desde las primeras observaciones en el siglo pasado, los científicos diseñan receptores específicos para captar emisiones provenientes del espacio profundo. La detección de la línea de hidrógeno neutro, ubicada en una frecuencia de 1420.40 MHz, marca un precedente en la comprensión de la estructura galáctica </w:t>
            </w:r>
            <w:r w:rsidR="00205C0B">
              <w:fldChar w:fldCharType="begin"/>
            </w:r>
            <w:r w:rsidR="00205C0B">
              <w:instrText xml:space="preserve"> ADDIN ZOTERO_ITEM CSL_CITATION {"citationID":"JNDp2oRz","properties":{"unsorted":false,"formattedCitation":"[2]","plainCitation":"[2]","noteIndex":0},"citationItems":[{"id":3,"uris":["http://zotero.org/users/15855260/items/FFW59883"],"itemData":{"id":3,"type":"article","abstract":"Atomic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association with magnetic fields. We give an overview of the HI phases and discuss how Hi properties depend on the environment and what its structure can tell us about feedback in the ISM. Key findings include the following: - The mass fraction of the cold neutral medium is $\\lesssim 40$\\% on average, increasing with $A_V$ due to the increase of mean gas density. - The cold disk extends to at least $R\\sim 25$ kpc. - Approximately 40% of the HI is warm, with structural characteristics that derive from feedback events. - Cold HI is highly filamentary, whereas warm HI is more smoothly distributed. We summarize future observational and simulation opportunities that can be used to unravel the 3D structure of the atomic ISM and the effects of heating and cooling on HI properties.","DOI":"10.48550/arXiv.2307.08464","note":"arXiv:2307.08464 [astro-ph]","number":"arXiv:2307.08464","publisher":"arXiv","source":"arXiv.org","title":"Atomic Hydrogen in the Milky Way: A Stepping Stone in the Evolution of Galaxies","title-short":"Atomic Hydrogen in the Milky Way","URL":"http://arxiv.org/abs/2307.08464","author":[{"family":"McClure-Griffiths","given":"Naomi M."},{"family":"Stanimirovic","given":"Snezana"},{"family":"Rybarczyk","given":"Daniel R."}],"accessed":{"date-parts":[["2026",2,26]]},"issued":{"date-parts":[["2023",7,17]]}}}],"schema":"https://github.com/citation-style-language/schema/raw/master/csl-citation.json"} </w:instrText>
            </w:r>
            <w:r w:rsidR="00205C0B">
              <w:fldChar w:fldCharType="separate"/>
            </w:r>
            <w:hyperlink w:anchor="Cite_id3_Atomic_Hyd_2023_McClure_Gr" w:tooltip="Atomic Hydrogen in the Milky Way: A Stepping Stone in the Evolution of Galaxies" w:history="1">
              <w:r w:rsidR="00205C0B" w:rsidRPr="001002DB">
                <w:rPr>
                  <w:rStyle w:val="Hipervnculo"/>
                  <w:color w:val="auto"/>
                  <w:u w:val="none"/>
                </w:rPr>
                <w:t>[2]</w:t>
              </w:r>
            </w:hyperlink>
            <w:r w:rsidR="00205C0B">
              <w:fldChar w:fldCharType="end"/>
            </w:r>
            <w:r>
              <w:t xml:space="preserve">. Esta frecuencia específica se origina por la transición hiperfina del estado de energía del átomo de hidrógeno. Al ser este el elemento más abundante en el cosmos, su observación facilita el mapeo de la Vía Láctea, la identificación de la distribución de materia y la medición de velocidades relativas. Sin embargo, el hidrógeno no constituye la única fuente de señales de radio, ya que los radiotelescopios también detectan emisiones provenientes de púlsares, galaxias y otros cuerpos celestes </w:t>
            </w:r>
            <w:r w:rsidR="00205C0B">
              <w:fldChar w:fldCharType="begin"/>
            </w:r>
            <w:r w:rsidR="00205C0B">
              <w:instrText xml:space="preserve"> ADDIN ZOTERO_ITEM CSL_CITATION {"citationID":"WhLZdyOV","properties":{"unsorted":false,"formattedCitation":"[2]","plainCitation":"[2]","noteIndex":0},"citationItems":[{"id":3,"uris":["http://zotero.org/users/15855260/items/FFW59883"],"itemData":{"id":3,"type":"article","abstract":"Atomic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association with magnetic fields. We give an overview of the HI phases and discuss how Hi properties depend on the environment and what its structure can tell us about feedback in the ISM. Key findings include the following: - The mass fraction of the cold neutral medium is $\\lesssim 40$\\% on average, increasing with $A_V$ due to the increase of mean gas density. - The cold disk extends to at least $R\\sim 25$ kpc. - Approximately 40% of the HI is warm, with structural characteristics that derive from feedback events. - Cold HI is highly filamentary, whereas warm HI is more smoothly distributed. We summarize future observational and simulation opportunities that can be used to unravel the 3D structure of the atomic ISM and the effects of heating and cooling on HI properties.","DOI":"10.48550/arXiv.2307.08464","note":"arXiv:2307.08464 [astro-ph]","number":"arXiv:2307.08464","publisher":"arXiv","source":"arXiv.org","title":"Atomic Hydrogen in the Milky Way: A Stepping Stone in the Evolution of Galaxies","title-short":"Atomic Hydrogen in the Milky Way","URL":"http://arxiv.org/abs/2307.08464","author":[{"family":"McClure-Griffiths","given":"Naomi M."},{"family":"Stanimirovic","given":"Snezana"},{"family":"Rybarczyk","given":"Daniel R."}],"accessed":{"date-parts":[["2026",2,26]]},"issued":{"date-parts":[["2023",7,17]]}}}],"schema":"https://github.com/citation-style-language/schema/raw/master/csl-citation.json"} </w:instrText>
            </w:r>
            <w:r w:rsidR="00205C0B">
              <w:fldChar w:fldCharType="separate"/>
            </w:r>
            <w:hyperlink w:anchor="Cite_id3_Atomic_Hyd_2023_McClure_Gr" w:tooltip="Atomic Hydrogen in the Milky Way: A Stepping Stone in the Evolution of Galaxies" w:history="1">
              <w:r w:rsidR="00205C0B" w:rsidRPr="001002DB">
                <w:rPr>
                  <w:rStyle w:val="Hipervnculo"/>
                  <w:color w:val="auto"/>
                  <w:u w:val="none"/>
                </w:rPr>
                <w:t>[2]</w:t>
              </w:r>
            </w:hyperlink>
            <w:r w:rsidR="00205C0B">
              <w:fldChar w:fldCharType="end"/>
            </w:r>
            <w:r>
              <w:t xml:space="preserve">, </w:t>
            </w:r>
            <w:r w:rsidR="00205C0B">
              <w:fldChar w:fldCharType="begin"/>
            </w:r>
            <w:r w:rsidR="00205C0B">
              <w:instrText xml:space="preserve"> ADDIN ZOTERO_ITEM CSL_CITATION {"citationID":"oEWcZphA","properties":{"unsorted":false,"formattedCitation":"[3]","plainCitation":"[3]","noteIndex":0},"citationItems":[{"id":89,"uris":["http://zotero.org/users/15855260/items/GUNCHR68"],"itemData":{"id":89,"type":"book","call-number":"523.887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t xml:space="preserve">. A lo largo de la historia, los sistemas de recepción para estas tareas requerían infraestructuras analógicas costosas, componentes físicos a medida y equipos de gran tamaño. Con el paso del tiempo, la evolución tecnológica impulsa una digitalización progresiva de los receptores. En la actualidad, las arquitecturas de Radio Definido por Software (SDR) reemplazan múltiples componentes físicos tradicionales con procesamiento digital </w:t>
            </w:r>
            <w:r w:rsidR="00205C0B">
              <w:fldChar w:fldCharType="begin"/>
            </w:r>
            <w:r w:rsidR="00205C0B">
              <w:instrText xml:space="preserve"> ADDIN ZOTERO_ITEM CSL_CITATION {"citationID":"yU55B1I1","properties":{"unsorted":false,"formattedCitation":"[4]","plainCitation":"[4]","noteIndex":0},"citationItems":[{"id":82,"uris":["http://zotero.org/users/15855260/items/N8FI3TU6"],"itemData":{"id":82,"type":"article","abstract":"This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field.","DOI":"10.36227/techrxiv.171018500.03457093/v1","language":"en","license":"https://creativecommons.org/licenses/by/4.0/","publisher":"Preprints","source":"DOI.org (Crossref)","title":"Design and Implementation of a Software Defined Radio-Based Radio Telescope for Hydrogen Line Observation at 1.42 GHz","URL":"https://www.techrxiv.org/users/33823/articles/722721-design-and-implementation-of-a-software-defined-radio-based-radio-telescope-for-hydrogen-line-observation-at-1-42-ghz?commit=a4512f5009853c1758bf041ec71c3d4b183a6a6d","author":[{"family":"Giménez-Cordellat","given":"Francisco"},{"family":"Reig","given":"Càndid"},{"family":"Navarro-Camba","given":"Enrique A"}],"accessed":{"date-parts":[["2026",2,26]]},"issued":{"date-parts":[["2024",3,11]]}}}],"schema":"https://github.com/citation-style-language/schema/raw/master/csl-citation.json"} </w:instrText>
            </w:r>
            <w:r w:rsidR="00205C0B">
              <w:fldChar w:fldCharType="separate"/>
            </w:r>
            <w:hyperlink w:anchor="Cite_id82_Design_and_2024_Gim_nez_Co" w:tooltip="Design and Implementation of a Software Defined Radio-Based Radio Telescope for Hydrogen Line Observation at 1.42 GHz" w:history="1">
              <w:r w:rsidR="00205C0B" w:rsidRPr="001002DB">
                <w:rPr>
                  <w:rStyle w:val="Hipervnculo"/>
                  <w:color w:val="auto"/>
                  <w:u w:val="none"/>
                </w:rPr>
                <w:t>[4]</w:t>
              </w:r>
            </w:hyperlink>
            <w:r w:rsidR="00205C0B">
              <w:fldChar w:fldCharType="end"/>
            </w:r>
            <w:r>
              <w:t>. Dicho cambio transfiere el paradigma de complejidad desde el hardware analógico hacia el software computacional. Gracias a esta transición tecnológica, los centros de investigación locales pueden ensamblar y operar sus propios radiotelescopios a un costo accesible. A partir de la adopción de receptores SDR en los observatorios, surge la necesidad de crear plataformas informáticas robustas para procesar la vasta cantidad de datos obtenidos por las antenas.</w:t>
            </w:r>
          </w:p>
          <w:p w14:paraId="378256DA" w14:textId="77777777" w:rsidR="00A45C01" w:rsidRDefault="00A45C01" w:rsidP="00A45C01">
            <w:pPr>
              <w:pBdr>
                <w:top w:val="nil"/>
                <w:left w:val="nil"/>
                <w:bottom w:val="nil"/>
                <w:right w:val="nil"/>
                <w:between w:val="nil"/>
              </w:pBdr>
              <w:jc w:val="both"/>
            </w:pPr>
          </w:p>
          <w:p w14:paraId="1E4AB64D" w14:textId="77777777" w:rsidR="00A45C01" w:rsidRPr="003C3524" w:rsidRDefault="00A45C01" w:rsidP="00A45C01">
            <w:pPr>
              <w:pBdr>
                <w:top w:val="nil"/>
                <w:left w:val="nil"/>
                <w:bottom w:val="nil"/>
                <w:right w:val="nil"/>
                <w:between w:val="nil"/>
              </w:pBdr>
              <w:jc w:val="both"/>
              <w:rPr>
                <w:b/>
                <w:bCs/>
              </w:rPr>
            </w:pPr>
            <w:r w:rsidRPr="003C3524">
              <w:rPr>
                <w:b/>
                <w:bCs/>
              </w:rPr>
              <w:t>Motivación</w:t>
            </w:r>
          </w:p>
          <w:p w14:paraId="721579B3" w14:textId="77777777" w:rsidR="003C3524" w:rsidRDefault="003C3524" w:rsidP="00A45C01">
            <w:pPr>
              <w:pBdr>
                <w:top w:val="nil"/>
                <w:left w:val="nil"/>
                <w:bottom w:val="nil"/>
                <w:right w:val="nil"/>
                <w:between w:val="nil"/>
              </w:pBdr>
              <w:jc w:val="both"/>
            </w:pPr>
          </w:p>
          <w:p w14:paraId="334057EE" w14:textId="4FFC3169" w:rsidR="00A45C01" w:rsidRDefault="00A45C01" w:rsidP="00A45C01">
            <w:pPr>
              <w:pBdr>
                <w:top w:val="nil"/>
                <w:left w:val="nil"/>
                <w:bottom w:val="nil"/>
                <w:right w:val="nil"/>
                <w:between w:val="nil"/>
              </w:pBdr>
              <w:jc w:val="both"/>
            </w:pPr>
            <w:r>
              <w:t>La motivación principal de este proyecto nace del reto de observar fenómenos espaciales que las cámaras ópticas y los telescopios convencionales no logran detectar. El polvo interestelar bloquea la luz visible en amplias zonas del universo, pero permite el paso libre de las ondas de radio</w:t>
            </w:r>
            <w:r w:rsidR="0045140C">
              <w:t>,</w:t>
            </w:r>
            <w:r>
              <w:t xml:space="preserve"> por tal motivo, los radiotelescopios operan como una herramienta necesaria para explorar los misterios de nuestra galaxia</w:t>
            </w:r>
            <w:r w:rsidR="00C90E7A">
              <w:t xml:space="preserve"> </w:t>
            </w:r>
            <w:r w:rsidR="00C90E7A">
              <w:fldChar w:fldCharType="begin"/>
            </w:r>
            <w:r w:rsidR="00C90E7A">
              <w:instrText xml:space="preserve"> ADDIN ZOTERO_ITEM CSL_CITATION {"citationID":"0n9ogFeT","properties":{"unsorted":false,"formattedCitation":"[1]","plainCitation":"[1]","noteIndex":0},"citationItems":[{"id":92,"uris":["http://zotero.org/users/15855260/items/Q8WK7YBY"],"itemData":{"id":92,"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C90E7A">
              <w:fldChar w:fldCharType="separate"/>
            </w:r>
            <w:hyperlink w:anchor="Cite_id92_Essential__2016_Condon" w:tooltip="Essential radio astronomy" w:history="1">
              <w:r w:rsidR="00C90E7A" w:rsidRPr="001002DB">
                <w:rPr>
                  <w:rStyle w:val="Hipervnculo"/>
                  <w:color w:val="auto"/>
                  <w:u w:val="none"/>
                </w:rPr>
                <w:t>[1]</w:t>
              </w:r>
            </w:hyperlink>
            <w:r w:rsidR="00C90E7A">
              <w:fldChar w:fldCharType="end"/>
            </w:r>
            <w:r>
              <w:t xml:space="preserve">. Si bien los equipos basados en SDR masifican y facilitan la captura de las señales de </w:t>
            </w:r>
            <w:r>
              <w:lastRenderedPageBreak/>
              <w:t>radiofrecuencia, la simple recolección de información carece de utilidad práctica sin una herramienta de análisis adecuada</w:t>
            </w:r>
            <w:r w:rsidR="00DB5BFB">
              <w:fldChar w:fldCharType="begin"/>
            </w:r>
            <w:r w:rsidR="00DB5BFB">
              <w:instrText xml:space="preserve"> ADDIN ZOTERO_ITEM CSL_CITATION {"citationID":"OWroTmvh","properties":{"unsorted":false,"formattedCitation":"[4]","plainCitation":"[4]","noteIndex":0},"citationItems":[{"id":82,"uris":["http://zotero.org/users/15855260/items/N8FI3TU6"],"itemData":{"id":82,"type":"article","abstract":"This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field.","DOI":"10.36227/techrxiv.171018500.03457093/v1","language":"en","license":"https://creativecommons.org/licenses/by/4.0/","publisher":"Preprints","source":"DOI.org (Crossref)","title":"Design and Implementation of a Software Defined Radio-Based Radio Telescope for Hydrogen Line Observation at 1.42 GHz","URL":"https://www.techrxiv.org/users/33823/articles/722721-design-and-implementation-of-a-software-defined-radio-based-radio-telescope-for-hydrogen-line-observation-at-1-42-ghz?commit=a4512f5009853c1758bf041ec71c3d4b183a6a6d","author":[{"family":"Giménez-Cordellat","given":"Francisco"},{"family":"Reig","given":"Càndid"},{"family":"Navarro-Camba","given":"Enrique A"}],"accessed":{"date-parts":[["2026",2,26]]},"issued":{"date-parts":[["2024",3,11]]}}}],"schema":"https://github.com/citation-style-language/schema/raw/master/csl-citation.json"} </w:instrText>
            </w:r>
            <w:r w:rsidR="00DB5BFB">
              <w:fldChar w:fldCharType="separate"/>
            </w:r>
            <w:hyperlink w:anchor="Cite_id82_Design_and_2024_Gim_nez_Co" w:tooltip="Design and Implementation of a Software Defined Radio-Based Radio Telescope for Hydrogen Line Observation at 1.42 GHz" w:history="1">
              <w:r w:rsidR="00DB5BFB" w:rsidRPr="001002DB">
                <w:rPr>
                  <w:rStyle w:val="Hipervnculo"/>
                  <w:color w:val="auto"/>
                  <w:u w:val="none"/>
                </w:rPr>
                <w:t>[4]</w:t>
              </w:r>
            </w:hyperlink>
            <w:r w:rsidR="00DB5BFB">
              <w:fldChar w:fldCharType="end"/>
            </w:r>
            <w:r>
              <w:t>. El problema actual en numerosos entornos de investigación radica en la ausencia de sistemas unificados de visualización y control. De manera particular, se identifica la carencia de una interfaz que adquiera la información del radiotelescopio en tiempo real y presente múltiples perspectivas de los datos de forma concurrente. La meta de este proyecto es observar simultáneamente la amplitud en el dominio del tiempo, el espectro en el dominio de la frecuencia, la representación conjunta de tiempo-frecuencia y la distribución estadística de los valores adquiridos. Para dar solución a esta necesidad, el presente trabajo propone la construcción de una plataforma de software interactiva e integral. La selección de Python como lenguaje de programación responde a su amplio soporte en los campos de la ingeniería, las matemáticas y las ciencias de datos. El ecosistema de Python proporciona librerías especializadas que permiten estructurar un entorno gráfico dinámico y escalable. Su adopción facilita la automatización de los cálculos de alta complejidad computacional. De esta forma, se dispone de un panel visual claro, interactivo y organizado para interpretar las ondas capturadas sin experimentar retrasos de procesamiento.</w:t>
            </w:r>
          </w:p>
          <w:p w14:paraId="467A0287" w14:textId="77777777" w:rsidR="00A45C01" w:rsidRDefault="00A45C01" w:rsidP="00A45C01">
            <w:pPr>
              <w:pBdr>
                <w:top w:val="nil"/>
                <w:left w:val="nil"/>
                <w:bottom w:val="nil"/>
                <w:right w:val="nil"/>
                <w:between w:val="nil"/>
              </w:pBdr>
              <w:jc w:val="both"/>
            </w:pPr>
          </w:p>
          <w:p w14:paraId="51BFD04E" w14:textId="77777777" w:rsidR="00A45C01" w:rsidRPr="003C3524" w:rsidRDefault="00A45C01" w:rsidP="00A45C01">
            <w:pPr>
              <w:pBdr>
                <w:top w:val="nil"/>
                <w:left w:val="nil"/>
                <w:bottom w:val="nil"/>
                <w:right w:val="nil"/>
                <w:between w:val="nil"/>
              </w:pBdr>
              <w:jc w:val="both"/>
              <w:rPr>
                <w:b/>
                <w:bCs/>
              </w:rPr>
            </w:pPr>
            <w:r w:rsidRPr="003C3524">
              <w:rPr>
                <w:b/>
                <w:bCs/>
              </w:rPr>
              <w:t>Importancia</w:t>
            </w:r>
          </w:p>
          <w:p w14:paraId="596F88FB" w14:textId="77777777" w:rsidR="003C3524" w:rsidRDefault="003C3524" w:rsidP="00A45C01">
            <w:pPr>
              <w:pBdr>
                <w:top w:val="nil"/>
                <w:left w:val="nil"/>
                <w:bottom w:val="nil"/>
                <w:right w:val="nil"/>
                <w:between w:val="nil"/>
              </w:pBdr>
              <w:jc w:val="both"/>
            </w:pPr>
          </w:p>
          <w:p w14:paraId="46A72351" w14:textId="5993922F" w:rsidR="00A45C01" w:rsidRDefault="00A45C01" w:rsidP="00A45C01">
            <w:pPr>
              <w:pBdr>
                <w:top w:val="nil"/>
                <w:left w:val="nil"/>
                <w:bottom w:val="nil"/>
                <w:right w:val="nil"/>
                <w:between w:val="nil"/>
              </w:pBdr>
              <w:jc w:val="both"/>
            </w:pPr>
            <w:r>
              <w:t xml:space="preserve">La relevancia de este trabajo se centra en la mejora sustancial de las capacidades de detección y análisis de señales astronómicas de muy baja intensidad. Las emisiones correspondientes a la línea de hidrógeno llegan a la superficie de la Tierra con niveles de energía sumamente débiles, medidos en fracciones de Jansky </w:t>
            </w:r>
            <w:r w:rsidR="00205C0B">
              <w:fldChar w:fldCharType="begin"/>
            </w:r>
            <w:r w:rsidR="00205C0B">
              <w:instrText xml:space="preserve"> ADDIN ZOTERO_ITEM CSL_CITATION {"citationID":"BvVI1MKN","properties":{"unsorted":false,"formattedCitation":"[5]","plainCitation":"[5]","noteIndex":0},"citationItems":[{"id":101,"uris":["http://zotero.org/users/15855260/items/QS9HS95X"],"itemData":{"id":101,"type":"book","original-publisher":"Springer Nature Link","title":"Spectral Estimation for Hydrogen Line Detection in the Milky Way","author":[{"family":"Lara","given":"Fernando"},{"family":"Reyes","given":"A"},{"family":"Altamirano","given":"D"},{"family":"Mena","given":"D"},{"family":"Lopez","given":"E"},{"family":"Molina","given":"H"}]}}],"schema":"https://github.com/citation-style-language/schema/raw/master/csl-citation.json"} </w:instrText>
            </w:r>
            <w:r w:rsidR="00205C0B">
              <w:fldChar w:fldCharType="separate"/>
            </w:r>
            <w:hyperlink w:anchor="Cite_id101_Spectral_ENoYear_Lara" w:tooltip="Spectral Estimation for Hydrogen Line Detection in the Milky Way" w:history="1">
              <w:r w:rsidR="00205C0B" w:rsidRPr="001002DB">
                <w:rPr>
                  <w:rStyle w:val="Hipervnculo"/>
                  <w:color w:val="auto"/>
                  <w:u w:val="none"/>
                </w:rPr>
                <w:t>[5]</w:t>
              </w:r>
            </w:hyperlink>
            <w:r w:rsidR="00205C0B">
              <w:fldChar w:fldCharType="end"/>
            </w:r>
            <w:r>
              <w:t>. Por consiguiente, estas ondas electromagnéticas suelen perderse entre el ruido de fondo ambiental y el ruido térmico generado por el propio hardware del receptor. Contar con un sistema de visualización en tiempo real otorga una ventaja operativa notable, ya que facilita la toma de decisiones durante las sesiones de observación. El operador del radiotelescopio podría evaluar la calidad de la señal y ajustar los parámetros de amplificación y filtrado de forma inmediata. Un aspecto de gran valor analítico en el desarrollo de esta plataforma es la incorporación visual de las distribuciones estadísticas.</w:t>
            </w:r>
          </w:p>
          <w:p w14:paraId="1502B23F" w14:textId="77777777" w:rsidR="00A45C01" w:rsidRDefault="00A45C01" w:rsidP="00A45C01">
            <w:pPr>
              <w:pBdr>
                <w:top w:val="nil"/>
                <w:left w:val="nil"/>
                <w:bottom w:val="nil"/>
                <w:right w:val="nil"/>
                <w:between w:val="nil"/>
              </w:pBdr>
              <w:jc w:val="both"/>
            </w:pPr>
          </w:p>
          <w:p w14:paraId="68A97AC8" w14:textId="323936EB" w:rsidR="0050743F" w:rsidRDefault="00A45C01" w:rsidP="00A45C01">
            <w:pPr>
              <w:pBdr>
                <w:top w:val="nil"/>
                <w:left w:val="nil"/>
                <w:bottom w:val="nil"/>
                <w:right w:val="nil"/>
                <w:between w:val="nil"/>
              </w:pBdr>
              <w:jc w:val="both"/>
            </w:pPr>
            <w:r>
              <w:t>Las señales electromagnéticas de origen terrestre, como las transmisiones de redes inalámbricas comunes, presentan variaciones aleatorias que normalmente forman distribuciones gaussianas. Por el contrario, las señales astronómicas captadas desde un radiotelescopio presentan firmas matemáticas diferentes.</w:t>
            </w:r>
            <w:ins w:id="0" w:author="MARCO FERNANDO LARA MINA" w:date="2026-03-06T08:52:00Z" w16du:dateUtc="2026-03-06T13:52:00Z">
              <w:r w:rsidR="002C227C">
                <w:t xml:space="preserve"> </w:t>
              </w:r>
            </w:ins>
            <w:r>
              <w:t xml:space="preserve">La información cósmica suele modelarse con distribuciones asimétricas, como Weibull o </w:t>
            </w:r>
            <w:proofErr w:type="spellStart"/>
            <w:r>
              <w:t>Rician</w:t>
            </w:r>
            <w:proofErr w:type="spellEnd"/>
            <w:r>
              <w:t>, a diferencia del ruido térmico tradicional</w:t>
            </w:r>
            <w:r w:rsidR="00FA47C6">
              <w:t xml:space="preserve"> </w:t>
            </w:r>
            <w:r w:rsidR="0050743F">
              <w:fldChar w:fldCharType="begin"/>
            </w:r>
            <w:r w:rsidR="0050743F">
              <w:instrText xml:space="preserve"> ADDIN ZOTERO_ITEM CSL_CITATION {"citationID":"kp8zCMCE","properties":{"unsorted":false,"formattedCitation":"[6]","plainCitation":"[6]","noteIndex":0},"citationItems":[{"id":102,"uris":["http://zotero.org/users/15855260/items/4W4GCTL8"],"itemData":{"id":102,"type":"article-journal","abstract":"The statistical properties of energy and waiting time carry essential information about the source of repeating fast radio bursts (FRBs). In this paper, we investigate the randomness of energy and waiting time using four data samples from three extremely active repeating FRBs observed by the Five-hundred-meter Aperture Spherical radio Telescope (FAST). We report the deviation from complete randomness of the burst activity using three statistics, i.e., Hurst exponent, Pincus index and non-Gaussian probability density distribution of fluctuations. First, the Hurst exponent greater than 0.5 reveals that there is long-term memory in the time series of energy and waiting time. Second, the deviation of the Pincus index from 1.0 manifests that the time series is not completely random. Finally, the fluctuations of energy and waiting time follow the scale-invariant $q$-Gaussian distribution. All these statistical properties imply that, although the time series of repeating FRBs seems to be irregular, they are not completely random, similar to the features of self-organized criticality.","container-title":"Monthly Notices of the Royal Astronomical Society","DOI":"10.1093/mnras/stae1873","ISSN":"0035-8711, 1365-2966","issue":"1","note":"arXiv:2408.02203 [astro-ph]","page":"872-879","source":"arXiv.org","title":"Quantifying the randomness and scale invariance of the repeating fast radio bursts","volume":"533","author":[{"family":"Sang","given":"Yu"},{"family":"Lin","given":"Hai-Nan"}],"issued":{"date-parts":[["2024",8,7]]}}}],"schema":"https://github.com/citation-style-language/schema/raw/master/csl-citation.json"} </w:instrText>
            </w:r>
            <w:r w:rsidR="0050743F">
              <w:fldChar w:fldCharType="separate"/>
            </w:r>
            <w:hyperlink w:anchor="Cite_id102_Quantifyin_2024_Sang" w:tooltip="Quantifying the randomness and scale invariance of the repeating fast radio bursts" w:history="1">
              <w:r w:rsidR="0050743F" w:rsidRPr="001002DB">
                <w:rPr>
                  <w:rStyle w:val="Hipervnculo"/>
                  <w:color w:val="auto"/>
                  <w:u w:val="none"/>
                </w:rPr>
                <w:t>[6]</w:t>
              </w:r>
            </w:hyperlink>
            <w:r w:rsidR="0050743F">
              <w:fldChar w:fldCharType="end"/>
            </w:r>
            <w:r>
              <w:t xml:space="preserve">. </w:t>
            </w:r>
          </w:p>
          <w:p w14:paraId="0BF68B9A" w14:textId="77777777" w:rsidR="0050743F" w:rsidRDefault="0050743F" w:rsidP="00A45C01">
            <w:pPr>
              <w:pBdr>
                <w:top w:val="nil"/>
                <w:left w:val="nil"/>
                <w:bottom w:val="nil"/>
                <w:right w:val="nil"/>
                <w:between w:val="nil"/>
              </w:pBdr>
              <w:jc w:val="both"/>
            </w:pPr>
          </w:p>
          <w:p w14:paraId="470F6B74" w14:textId="25B37A91" w:rsidR="00A45C01" w:rsidRDefault="00A45C01" w:rsidP="00A45C01">
            <w:pPr>
              <w:pBdr>
                <w:top w:val="nil"/>
                <w:left w:val="nil"/>
                <w:bottom w:val="nil"/>
                <w:right w:val="nil"/>
                <w:between w:val="nil"/>
              </w:pBdr>
              <w:jc w:val="both"/>
            </w:pPr>
            <w:r>
              <w:t>La plataforma extraerá estos parámetros y los graficará de forma automática para validar el origen de los datos</w:t>
            </w:r>
            <w:r w:rsidR="0050743F">
              <w:t>.</w:t>
            </w:r>
            <w:r>
              <w:t xml:space="preserve"> En este contexto, el desarrollo de una interfaz visual unificada adquiere alto valor técnico. Los sistemas comerciales operan con software cerrado </w:t>
            </w:r>
            <w:r w:rsidR="00205C0B">
              <w:fldChar w:fldCharType="begin"/>
            </w:r>
            <w:r w:rsidR="00A55972">
              <w:instrText xml:space="preserve"> ADDIN ZOTERO_ITEM CSL_CITATION {"citationID":"ntc1fpRp","properties":{"unsorted":false,"formattedCitation":"[7]","plainCitation":"[7]","noteIndex":0},"citationItems":[{"id":95,"uris":["http://zotero.org/users/15855260/items/FS6MV456"],"itemData":{"id":95,"type":"webpage","abstract":"SPIDER turnkey radio telescopes for radio astronomy are available in diameters from 2.3 meters to 5 meters, with 1420 MHz receiver and control software.","container-title":"PrimaLuceLab","language":"en","title":"SPIDER radio telescopes for radio astronomy","URL":"https://www.primalucelab.com/radio-astronomy/radio-telescopes-for-radio-astronomy/","accessed":{"date-parts":[["2026",3,5]]}}}],"schema":"https://github.com/citation-style-language/schema/raw/master/csl-citation.json"} </w:instrText>
            </w:r>
            <w:r w:rsidR="00205C0B">
              <w:fldChar w:fldCharType="separate"/>
            </w:r>
            <w:hyperlink w:anchor="Cite_id95_SPIDER_radNoYear_NoAuthor" w:tooltip="SPIDER radio telescopes for radio astronomy" w:history="1">
              <w:r w:rsidR="00A55972" w:rsidRPr="001002DB">
                <w:rPr>
                  <w:rStyle w:val="Hipervnculo"/>
                  <w:color w:val="auto"/>
                  <w:u w:val="none"/>
                </w:rPr>
                <w:t>[7]</w:t>
              </w:r>
            </w:hyperlink>
            <w:r w:rsidR="00205C0B">
              <w:fldChar w:fldCharType="end"/>
            </w:r>
            <w:r>
              <w:t xml:space="preserve"> y los receptores genéricos carecen de análisis estadístico astronómico en vivo </w:t>
            </w:r>
            <w:r w:rsidR="00205C0B">
              <w:fldChar w:fldCharType="begin"/>
            </w:r>
            <w:r w:rsidR="00A55972">
              <w:instrText xml:space="preserve"> ADDIN ZOTERO_ITEM CSL_CITATION {"citationID":"ChzlvXwW","properties":{"unsorted":false,"formattedCitation":"[8]","plainCitation":"[8]","noteIndex":0},"citationItems":[{"id":96,"uris":["http://zotero.org/users/15855260/items/4AHH3RBN"],"itemData":{"id":96,"type":"webpage","title":"Radio Astronomy SDR Applications","URL":"https://www.rfspace.com/RFSPACE/Astronomy.html","accessed":{"date-parts":[["2026",3,5]]}}}],"schema":"https://github.com/citation-style-language/schema/raw/master/csl-citation.json"} </w:instrText>
            </w:r>
            <w:r w:rsidR="00205C0B">
              <w:fldChar w:fldCharType="separate"/>
            </w:r>
            <w:hyperlink w:anchor="Cite_id96_Radio_AstrNoYear_NoAuthor" w:tooltip="Radio Astronomy SDR Applications" w:history="1">
              <w:r w:rsidR="00A55972" w:rsidRPr="001002DB">
                <w:rPr>
                  <w:rStyle w:val="Hipervnculo"/>
                  <w:color w:val="auto"/>
                  <w:u w:val="none"/>
                </w:rPr>
                <w:t>[8]</w:t>
              </w:r>
            </w:hyperlink>
            <w:r w:rsidR="00205C0B">
              <w:fldChar w:fldCharType="end"/>
            </w:r>
            <w:r>
              <w:t xml:space="preserve">. Por ello, una plataforma transforma cálculos matemáticos en información visual directa. Esto facilita la interpretación inmediata de los fenómenos sin postergar el análisis. De igual modo, esta herramienta reduce barreras operativas locales e impulsa estudios posteriores sobre cuerpos celestes complejos, como púlsares en diversas bandas de frecuencia </w:t>
            </w:r>
            <w:r w:rsidR="00205C0B">
              <w:fldChar w:fldCharType="begin"/>
            </w:r>
            <w:r w:rsidR="00205C0B">
              <w:instrText xml:space="preserve"> ADDIN ZOTERO_ITEM CSL_CITATION {"citationID":"cgItd28w","properties":{"unsorted":false,"formattedCitation":"[3]","plainCitation":"[3]","noteIndex":0},"citationItems":[{"id":89,"uris":["http://zotero.org/users/15855260/items/GUNCHR68"],"itemData":{"id":89,"type":"book","call-number":"523.887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t>.</w:t>
            </w:r>
          </w:p>
          <w:p w14:paraId="359A1F40" w14:textId="77777777" w:rsidR="00A45C01" w:rsidRDefault="00A45C01" w:rsidP="00A45C01">
            <w:pPr>
              <w:pBdr>
                <w:top w:val="nil"/>
                <w:left w:val="nil"/>
                <w:bottom w:val="nil"/>
                <w:right w:val="nil"/>
                <w:between w:val="nil"/>
              </w:pBdr>
              <w:jc w:val="both"/>
            </w:pPr>
          </w:p>
          <w:p w14:paraId="3137F222" w14:textId="77777777" w:rsidR="00A529F6" w:rsidRDefault="00A529F6" w:rsidP="00A45C01">
            <w:pPr>
              <w:pBdr>
                <w:top w:val="nil"/>
                <w:left w:val="nil"/>
                <w:bottom w:val="nil"/>
                <w:right w:val="nil"/>
                <w:between w:val="nil"/>
              </w:pBdr>
              <w:jc w:val="both"/>
            </w:pPr>
          </w:p>
          <w:p w14:paraId="74ADB97B" w14:textId="77777777" w:rsidR="00A45C01" w:rsidRPr="003C3524" w:rsidRDefault="00A45C01" w:rsidP="00A45C01">
            <w:pPr>
              <w:pBdr>
                <w:top w:val="nil"/>
                <w:left w:val="nil"/>
                <w:bottom w:val="nil"/>
                <w:right w:val="nil"/>
                <w:between w:val="nil"/>
              </w:pBdr>
              <w:jc w:val="both"/>
              <w:rPr>
                <w:b/>
                <w:bCs/>
              </w:rPr>
            </w:pPr>
            <w:r w:rsidRPr="003C3524">
              <w:rPr>
                <w:b/>
                <w:bCs/>
              </w:rPr>
              <w:lastRenderedPageBreak/>
              <w:t>Estado del Arte</w:t>
            </w:r>
          </w:p>
          <w:p w14:paraId="0417A30F" w14:textId="77777777" w:rsidR="003C3524" w:rsidRDefault="003C3524" w:rsidP="00A45C01">
            <w:pPr>
              <w:pBdr>
                <w:top w:val="nil"/>
                <w:left w:val="nil"/>
                <w:bottom w:val="nil"/>
                <w:right w:val="nil"/>
                <w:between w:val="nil"/>
              </w:pBdr>
              <w:jc w:val="both"/>
            </w:pPr>
          </w:p>
          <w:p w14:paraId="47B19EB7" w14:textId="2CB3D82B" w:rsidR="00A45C01" w:rsidRDefault="00A45C01" w:rsidP="00A45C01">
            <w:pPr>
              <w:pBdr>
                <w:top w:val="nil"/>
                <w:left w:val="nil"/>
                <w:bottom w:val="nil"/>
                <w:right w:val="nil"/>
                <w:between w:val="nil"/>
              </w:pBdr>
              <w:jc w:val="both"/>
            </w:pPr>
            <w:r>
              <w:t xml:space="preserve">El estado del arte en la radioastronomía actual se orienta hacia la evolución de plataformas de hardware y software integrales, por encima del análisis aislado de algoritmos matemáticos.  En el mercado existen soluciones como los sistemas comerciales de </w:t>
            </w:r>
            <w:proofErr w:type="spellStart"/>
            <w:r>
              <w:t>PrimaLuceLab</w:t>
            </w:r>
            <w:proofErr w:type="spellEnd"/>
            <w:r>
              <w:t xml:space="preserve">, los cuales proveen radiotelescopios preensamblados y equipados con programas de código cerrado </w:t>
            </w:r>
            <w:r w:rsidR="00205C0B">
              <w:fldChar w:fldCharType="begin"/>
            </w:r>
            <w:r w:rsidR="00A55972">
              <w:instrText xml:space="preserve"> ADDIN ZOTERO_ITEM CSL_CITATION {"citationID":"rni7a8pd","properties":{"unsorted":false,"formattedCitation":"[7]","plainCitation":"[7]","noteIndex":0},"citationItems":[{"id":95,"uris":["http://zotero.org/users/15855260/items/FS6MV456"],"itemData":{"id":95,"type":"webpage","abstract":"SPIDER turnkey radio telescopes for radio astronomy are available in diameters from 2.3 meters to 5 meters, with 1420 MHz receiver and control software.","container-title":"PrimaLuceLab","language":"en","title":"SPIDER radio telescopes for radio astronomy","URL":"https://www.primalucelab.com/radio-astronomy/radio-telescopes-for-radio-astronomy/","accessed":{"date-parts":[["2026",3,5]]}}}],"schema":"https://github.com/citation-style-language/schema/raw/master/csl-citation.json"} </w:instrText>
            </w:r>
            <w:r w:rsidR="00205C0B">
              <w:fldChar w:fldCharType="separate"/>
            </w:r>
            <w:hyperlink w:anchor="Cite_id95_SPIDER_radNoYear_NoAuthor" w:tooltip="SPIDER radio telescopes for radio astronomy" w:history="1">
              <w:r w:rsidR="00A55972" w:rsidRPr="001002DB">
                <w:rPr>
                  <w:rStyle w:val="Hipervnculo"/>
                  <w:color w:val="auto"/>
                  <w:u w:val="none"/>
                </w:rPr>
                <w:t>[7]</w:t>
              </w:r>
            </w:hyperlink>
            <w:r w:rsidR="00205C0B">
              <w:fldChar w:fldCharType="end"/>
            </w:r>
            <w:r>
              <w:t xml:space="preserve">. Estas herramientas centralizan el control del equipo, pero su arquitectura propietaria limita la personalización del código para investigaciones con requerimientos específicos. Como alternativa, diversas estaciones de observación adoptan receptores genéricos de radio definido por software (SDR). En este ámbito, resaltan opciones desarrolladas por fabricantes como </w:t>
            </w:r>
            <w:proofErr w:type="spellStart"/>
            <w:r>
              <w:t>RFSpace</w:t>
            </w:r>
            <w:proofErr w:type="spellEnd"/>
            <w:r>
              <w:t xml:space="preserve"> </w:t>
            </w:r>
            <w:r w:rsidR="00205C0B">
              <w:fldChar w:fldCharType="begin"/>
            </w:r>
            <w:r w:rsidR="00A55972">
              <w:instrText xml:space="preserve"> ADDIN ZOTERO_ITEM CSL_CITATION {"citationID":"y7t6oRAq","properties":{"unsorted":false,"formattedCitation":"[8]","plainCitation":"[8]","noteIndex":0},"citationItems":[{"id":96,"uris":["http://zotero.org/users/15855260/items/4AHH3RBN"],"itemData":{"id":96,"type":"webpage","title":"Radio Astronomy SDR Applications","URL":"https://www.rfspace.com/RFSPACE/Astronomy.html","accessed":{"date-parts":[["2026",3,5]]}}}],"schema":"https://github.com/citation-style-language/schema/raw/master/csl-citation.json"} </w:instrText>
            </w:r>
            <w:r w:rsidR="00205C0B">
              <w:fldChar w:fldCharType="separate"/>
            </w:r>
            <w:hyperlink w:anchor="Cite_id96_Radio_AstrNoYear_NoAuthor" w:tooltip="Radio Astronomy SDR Applications" w:history="1">
              <w:r w:rsidR="00A55972" w:rsidRPr="001002DB">
                <w:rPr>
                  <w:rStyle w:val="Hipervnculo"/>
                  <w:color w:val="auto"/>
                  <w:u w:val="none"/>
                </w:rPr>
                <w:t>[8]</w:t>
              </w:r>
            </w:hyperlink>
            <w:r w:rsidR="00205C0B">
              <w:fldChar w:fldCharType="end"/>
            </w:r>
            <w:r>
              <w:t xml:space="preserve">, así como módulos documentados por la comunidad de operadores de </w:t>
            </w:r>
            <w:bookmarkStart w:id="1" w:name="ZOTERO_BREF_YlB1HcMxrD6F"/>
            <w:r w:rsidR="003C3524">
              <w:t>radio</w:t>
            </w:r>
            <w:r w:rsidR="003C3524" w:rsidRPr="003C3524">
              <w:t xml:space="preserve"> </w:t>
            </w:r>
            <w:bookmarkEnd w:id="1"/>
            <w:r w:rsidR="00900399">
              <w:fldChar w:fldCharType="begin"/>
            </w:r>
            <w:r w:rsidR="00900399">
              <w:instrText xml:space="preserve"> ADDIN ZOTERO_ITEM CSL_CITATION {"citationID":"lwgDMpka","properties":{"unsorted":false,"formattedCitation":"[9]","plainCitation":"[9]","noteIndex":0},"citationItems":[{"id":108,"uris":["http://zotero.org/users/15855260/items/2UAAYINK"],"itemData":{"id":108,"type":"webpage","title":"Receivers for Radio Telescopes","URL":"http://www.stargazing.net/david/radio/receivers.html","accessed":{"date-parts":[["2026",3,5]]}}}],"schema":"https://github.com/citation-style-language/schema/raw/master/csl-citation.json"} </w:instrText>
            </w:r>
            <w:r w:rsidR="00900399">
              <w:fldChar w:fldCharType="separate"/>
            </w:r>
            <w:hyperlink w:anchor="Cite_id108_Receivers_NoYear_NoAuthor" w:tooltip="Receivers for Radio Telescopes" w:history="1">
              <w:r w:rsidR="00900399" w:rsidRPr="001002DB">
                <w:rPr>
                  <w:rStyle w:val="Hipervnculo"/>
                  <w:color w:val="auto"/>
                  <w:u w:val="none"/>
                </w:rPr>
                <w:t>[9]</w:t>
              </w:r>
            </w:hyperlink>
            <w:r w:rsidR="00900399">
              <w:fldChar w:fldCharType="end"/>
            </w:r>
            <w:r>
              <w:t>. Para procesar las ondas captadas por estos dispositivos, los usuarios recurren a programas informáticos de radiofrecuencia genéricos. Si bien estas aplicaciones grafican el espectro de la señal, presentan limitaciones al ejecutar análisis estadísticos astronómicos o representaciones conjuntas de tiempo-frecuencia sobre flujos continuos de datos. Frente a esta dependencia de sistemas informáticos cerrados o de programas fragmentados, la propuesta de este trabajo cobra valor técnico. La contribución principal radica en el diseño de una interfaz propia programada en Python. Esta plataforma a la medida consolida las técnicas de estimación espectral y los modelos estadísticos para operar sobre señales astronómicas en tiempo real, todo agrupado en un entorno visual interactivo y libre de restricciones de licencia.</w:t>
            </w:r>
          </w:p>
          <w:p w14:paraId="0422B637" w14:textId="77777777" w:rsidR="00A45C01" w:rsidRDefault="00A45C01" w:rsidP="00A45C01">
            <w:pPr>
              <w:pBdr>
                <w:top w:val="nil"/>
                <w:left w:val="nil"/>
                <w:bottom w:val="nil"/>
                <w:right w:val="nil"/>
                <w:between w:val="nil"/>
              </w:pBdr>
              <w:jc w:val="both"/>
            </w:pPr>
          </w:p>
          <w:p w14:paraId="42B50664" w14:textId="77777777" w:rsidR="00A45C01" w:rsidRPr="003C3524" w:rsidRDefault="00A45C01" w:rsidP="00A45C01">
            <w:pPr>
              <w:pBdr>
                <w:top w:val="nil"/>
                <w:left w:val="nil"/>
                <w:bottom w:val="nil"/>
                <w:right w:val="nil"/>
                <w:between w:val="nil"/>
              </w:pBdr>
              <w:jc w:val="both"/>
              <w:rPr>
                <w:b/>
                <w:bCs/>
              </w:rPr>
            </w:pPr>
            <w:r w:rsidRPr="003C3524">
              <w:rPr>
                <w:b/>
                <w:bCs/>
              </w:rPr>
              <w:t>Alcance</w:t>
            </w:r>
          </w:p>
          <w:p w14:paraId="6FB7EC06" w14:textId="77777777" w:rsidR="003C3524" w:rsidRDefault="003C3524" w:rsidP="00A45C01">
            <w:pPr>
              <w:pBdr>
                <w:top w:val="nil"/>
                <w:left w:val="nil"/>
                <w:bottom w:val="nil"/>
                <w:right w:val="nil"/>
                <w:between w:val="nil"/>
              </w:pBdr>
              <w:jc w:val="both"/>
            </w:pPr>
          </w:p>
          <w:p w14:paraId="35C2FCD3" w14:textId="37332EAA" w:rsidR="00A45C01" w:rsidRDefault="00A45C01" w:rsidP="00A45C01">
            <w:pPr>
              <w:pBdr>
                <w:top w:val="nil"/>
                <w:left w:val="nil"/>
                <w:bottom w:val="nil"/>
                <w:right w:val="nil"/>
                <w:between w:val="nil"/>
              </w:pBdr>
              <w:jc w:val="both"/>
            </w:pPr>
            <w:r>
              <w:t xml:space="preserve">El alcance de esta investigación comprende el diseño, la programación de algoritmos y la validación técnica de una plataforma de software en Python destinada al procesamiento digital de las señales del radiotelescopio del Observatorio Astronómico de Quito </w:t>
            </w:r>
            <w:r w:rsidR="00205C0B">
              <w:fldChar w:fldCharType="begin"/>
            </w:r>
            <w:r w:rsidR="00205C0B">
              <w:instrText xml:space="preserve"> ADDIN ZOTERO_ITEM CSL_CITATION {"citationID":"vo79mzSR","properties":{"unsorted":false,"formattedCitation":"[5]","plainCitation":"[5]","noteIndex":0},"citationItems":[{"id":101,"uris":["http://zotero.org/users/15855260/items/QS9HS95X"],"itemData":{"id":101,"type":"book","original-publisher":"Springer Nature Link","title":"Spectral Estimation for Hydrogen Line Detection in the Milky Way","author":[{"family":"Lara","given":"Fernando"},{"family":"Reyes","given":"A"},{"family":"Altamirano","given":"D"},{"family":"Mena","given":"D"},{"family":"Lopez","given":"E"},{"family":"Molina","given":"H"}]}}],"schema":"https://github.com/citation-style-language/schema/raw/master/csl-citation.json"} </w:instrText>
            </w:r>
            <w:r w:rsidR="00205C0B">
              <w:fldChar w:fldCharType="separate"/>
            </w:r>
            <w:hyperlink w:anchor="Cite_id101_Spectral_ENoYear_Lara" w:tooltip="Spectral Estimation for Hydrogen Line Detection in the Milky Way" w:history="1">
              <w:r w:rsidR="00205C0B" w:rsidRPr="001002DB">
                <w:rPr>
                  <w:rStyle w:val="Hipervnculo"/>
                  <w:color w:val="auto"/>
                  <w:u w:val="none"/>
                </w:rPr>
                <w:t>[5]</w:t>
              </w:r>
            </w:hyperlink>
            <w:r w:rsidR="00205C0B">
              <w:fldChar w:fldCharType="end"/>
            </w:r>
            <w:r>
              <w:t xml:space="preserve">. El sistema establecerá un enlace de comunicación directa con el hardware receptor para extraer los datos crudos en formato de fase y cuadratura.  A partir de esta información base, la interfaz gráfica desplegará cuatro dominios de análisis simultáneos: tiempo, frecuencia, representaciones de tiempo-frecuencia y un panel de análisis de distribución estadística enfocado en la detección de curvas de Weibull y </w:t>
            </w:r>
            <w:proofErr w:type="spellStart"/>
            <w:r>
              <w:t>Rician</w:t>
            </w:r>
            <w:proofErr w:type="spellEnd"/>
            <w:r>
              <w:t>, entre otras.</w:t>
            </w:r>
          </w:p>
          <w:p w14:paraId="146A03F8" w14:textId="77777777" w:rsidR="00A45C01" w:rsidRDefault="00A45C01" w:rsidP="00A45C01">
            <w:pPr>
              <w:pBdr>
                <w:top w:val="nil"/>
                <w:left w:val="nil"/>
                <w:bottom w:val="nil"/>
                <w:right w:val="nil"/>
                <w:between w:val="nil"/>
              </w:pBdr>
              <w:jc w:val="both"/>
            </w:pPr>
          </w:p>
          <w:p w14:paraId="4227085A" w14:textId="77777777" w:rsidR="00A45C01" w:rsidRDefault="00A45C01" w:rsidP="00A45C01">
            <w:pPr>
              <w:pBdr>
                <w:top w:val="nil"/>
                <w:left w:val="nil"/>
                <w:bottom w:val="nil"/>
                <w:right w:val="nil"/>
                <w:between w:val="nil"/>
              </w:pBdr>
              <w:jc w:val="both"/>
            </w:pPr>
            <w:r>
              <w:t>Para alcanzar el objetivo principal, el proyecto delimita las siguientes cinco actividades de ejecución secuencial:</w:t>
            </w:r>
          </w:p>
          <w:p w14:paraId="6E783491" w14:textId="77777777" w:rsidR="00A45C01" w:rsidRDefault="00A45C01" w:rsidP="00A45C01">
            <w:pPr>
              <w:pBdr>
                <w:top w:val="nil"/>
                <w:left w:val="nil"/>
                <w:bottom w:val="nil"/>
                <w:right w:val="nil"/>
                <w:between w:val="nil"/>
              </w:pBdr>
              <w:jc w:val="both"/>
            </w:pPr>
          </w:p>
          <w:p w14:paraId="148590A5" w14:textId="77777777" w:rsidR="00A45C01" w:rsidRDefault="00A45C01" w:rsidP="00A45C01">
            <w:pPr>
              <w:pBdr>
                <w:top w:val="nil"/>
                <w:left w:val="nil"/>
                <w:bottom w:val="nil"/>
                <w:right w:val="nil"/>
                <w:between w:val="nil"/>
              </w:pBdr>
              <w:jc w:val="both"/>
            </w:pPr>
            <w:r>
              <w:t>Actividad 1: Análisis y definición de las características de señales de radiotelescopios. Comprende una revisión matemática exhaustiva de las señales electromagnéticas en banda base. Se estudia la estructura interna de los datos de fase y cuadratura generados por los receptores SDR comerciales. Adicionalmente, se definen teóricamente los modelos estadísticos esperados para diferenciar con precisión las emisiones de origen cósmico frente a las interferencias originadas por transmisiones terrestres.</w:t>
            </w:r>
          </w:p>
          <w:p w14:paraId="630AC80E" w14:textId="77777777" w:rsidR="00A45C01" w:rsidRDefault="00A45C01" w:rsidP="00A45C01">
            <w:pPr>
              <w:pBdr>
                <w:top w:val="nil"/>
                <w:left w:val="nil"/>
                <w:bottom w:val="nil"/>
                <w:right w:val="nil"/>
                <w:between w:val="nil"/>
              </w:pBdr>
              <w:jc w:val="both"/>
            </w:pPr>
          </w:p>
          <w:p w14:paraId="2FA9B12E" w14:textId="77777777" w:rsidR="00A45C01" w:rsidRDefault="00A45C01" w:rsidP="00A45C01">
            <w:pPr>
              <w:pBdr>
                <w:top w:val="nil"/>
                <w:left w:val="nil"/>
                <w:bottom w:val="nil"/>
                <w:right w:val="nil"/>
                <w:between w:val="nil"/>
              </w:pBdr>
              <w:jc w:val="both"/>
            </w:pPr>
            <w:r>
              <w:t xml:space="preserve">Actividad 2: Desarrollo e integración de plataforma para el procesamiento digital de señales de radiotelescopio. En esta etapa se codifica la arquitectura troncal del software en lenguaje Python. Se implementan y configuran las bibliotecas gráficas y los módulos de cálculo matricial para asegurar un flujo ininterrumpido de datos. El diseño de la </w:t>
            </w:r>
            <w:r>
              <w:lastRenderedPageBreak/>
              <w:t>interfaz unificará los paneles visuales en un entorno interactivo y accesible para el investigador.</w:t>
            </w:r>
          </w:p>
          <w:p w14:paraId="1BFF015D" w14:textId="77777777" w:rsidR="00A45C01" w:rsidRDefault="00A45C01" w:rsidP="00A45C01">
            <w:pPr>
              <w:pBdr>
                <w:top w:val="nil"/>
                <w:left w:val="nil"/>
                <w:bottom w:val="nil"/>
                <w:right w:val="nil"/>
                <w:between w:val="nil"/>
              </w:pBdr>
              <w:jc w:val="both"/>
            </w:pPr>
          </w:p>
          <w:p w14:paraId="20E4037C" w14:textId="77777777" w:rsidR="00A45C01" w:rsidRDefault="00A45C01" w:rsidP="00A45C01">
            <w:pPr>
              <w:pBdr>
                <w:top w:val="nil"/>
                <w:left w:val="nil"/>
                <w:bottom w:val="nil"/>
                <w:right w:val="nil"/>
                <w:between w:val="nil"/>
              </w:pBdr>
              <w:jc w:val="both"/>
            </w:pPr>
            <w:r>
              <w:t>Actividad 3: Recolección y estructuración de datos de radiotelescopio del Observatorio Astronómico de Quito. Abarca el trabajo experimental en las instalaciones del observatorio. Se adquieren físicamente las señales de radio en la banda de 1420.40 MHz con la ayuda de la antena parabólica y la etapa de acondicionamiento de radiofrecuencia (amplificadores LNA y filtros pasabanda). Los registros digitales se direccionan hacia la plataforma de software para su evaluación y procesamiento inicial.</w:t>
            </w:r>
          </w:p>
          <w:p w14:paraId="66667673" w14:textId="77777777" w:rsidR="00A45C01" w:rsidRDefault="00A45C01" w:rsidP="00A45C01">
            <w:pPr>
              <w:pBdr>
                <w:top w:val="nil"/>
                <w:left w:val="nil"/>
                <w:bottom w:val="nil"/>
                <w:right w:val="nil"/>
                <w:between w:val="nil"/>
              </w:pBdr>
              <w:jc w:val="both"/>
            </w:pPr>
          </w:p>
          <w:p w14:paraId="03DB01C8" w14:textId="77777777" w:rsidR="00A45C01" w:rsidRDefault="00A45C01" w:rsidP="00A45C01">
            <w:pPr>
              <w:pBdr>
                <w:top w:val="nil"/>
                <w:left w:val="nil"/>
                <w:bottom w:val="nil"/>
                <w:right w:val="nil"/>
                <w:between w:val="nil"/>
              </w:pBdr>
              <w:jc w:val="both"/>
            </w:pPr>
            <w:r>
              <w:t xml:space="preserve">Actividad 4: Implementación de técnicas de estimación espectral y representación tiempo-frecuencia. Constituye el núcleo algorítmico y matemático del proyecto. Se programa el código responsable de ejecutar los métodos de densidad espectral clásicos (periodogramas y correlogramas) y paramétricos (Burg y Yule-Walker). De manera paralela, se configuran los cálculos probabilísticos para superponer los histogramas de la señal con los ajustes teóricos de las distribuciones de Weibull y </w:t>
            </w:r>
            <w:proofErr w:type="spellStart"/>
            <w:r>
              <w:t>Rician</w:t>
            </w:r>
            <w:proofErr w:type="spellEnd"/>
            <w:r>
              <w:t xml:space="preserve"> sobre el flujo de datos.</w:t>
            </w:r>
          </w:p>
          <w:p w14:paraId="03E00DA2" w14:textId="77777777" w:rsidR="00A45C01" w:rsidRDefault="00A45C01" w:rsidP="00A45C01">
            <w:pPr>
              <w:pBdr>
                <w:top w:val="nil"/>
                <w:left w:val="nil"/>
                <w:bottom w:val="nil"/>
                <w:right w:val="nil"/>
                <w:between w:val="nil"/>
              </w:pBdr>
              <w:jc w:val="both"/>
            </w:pPr>
          </w:p>
          <w:p w14:paraId="4577A744" w14:textId="73E5476F" w:rsidR="00A45C01" w:rsidRDefault="00A45C01" w:rsidP="00A45C01">
            <w:pPr>
              <w:pBdr>
                <w:top w:val="nil"/>
                <w:left w:val="nil"/>
                <w:bottom w:val="nil"/>
                <w:right w:val="nil"/>
                <w:between w:val="nil"/>
              </w:pBdr>
              <w:jc w:val="both"/>
            </w:pPr>
            <w:r>
              <w:t>Actividad 5: Evaluación y ajuste de la plataforma. Agrupa la fase final de pruebas de validación de código con el hardware receptor conectado. Se evaluará la latencia computacional y el tiempo de respuesta del software para certificar su correcta operación en escenarios de tiempo real. Se aplican correcciones informáticas para evitar cuellos de botella en la memoria</w:t>
            </w:r>
            <w:r w:rsidR="0045140C">
              <w:t>,</w:t>
            </w:r>
            <w:r>
              <w:t xml:space="preserve"> de esta manera, se asegura una representación fluida de las gráficas visuales durante la observación continua.</w:t>
            </w:r>
          </w:p>
          <w:p w14:paraId="1A58A403" w14:textId="77777777" w:rsidR="00A45C01" w:rsidRDefault="00A45C01" w:rsidP="00A45C01">
            <w:pPr>
              <w:pBdr>
                <w:top w:val="nil"/>
                <w:left w:val="nil"/>
                <w:bottom w:val="nil"/>
                <w:right w:val="nil"/>
                <w:between w:val="nil"/>
              </w:pBdr>
              <w:jc w:val="both"/>
            </w:pPr>
          </w:p>
          <w:p w14:paraId="5598C56E" w14:textId="77777777" w:rsidR="00A45C01" w:rsidRPr="003C3524" w:rsidRDefault="00A45C01" w:rsidP="00A45C01">
            <w:pPr>
              <w:pBdr>
                <w:top w:val="nil"/>
                <w:left w:val="nil"/>
                <w:bottom w:val="nil"/>
                <w:right w:val="nil"/>
                <w:between w:val="nil"/>
              </w:pBdr>
              <w:jc w:val="both"/>
              <w:rPr>
                <w:b/>
                <w:bCs/>
              </w:rPr>
            </w:pPr>
            <w:r w:rsidRPr="003C3524">
              <w:rPr>
                <w:b/>
                <w:bCs/>
              </w:rPr>
              <w:t>Aporte a los Objetivos de Desarrollo Sostenible (ODS)</w:t>
            </w:r>
          </w:p>
          <w:p w14:paraId="1274EC6C" w14:textId="77777777" w:rsidR="003C3524" w:rsidRDefault="003C3524" w:rsidP="00A45C01">
            <w:pPr>
              <w:pBdr>
                <w:top w:val="nil"/>
                <w:left w:val="nil"/>
                <w:bottom w:val="nil"/>
                <w:right w:val="nil"/>
                <w:between w:val="nil"/>
              </w:pBdr>
              <w:jc w:val="both"/>
            </w:pPr>
          </w:p>
          <w:p w14:paraId="16E0663B" w14:textId="77777777" w:rsidR="000D7266" w:rsidRDefault="00A45C01" w:rsidP="00A45C01">
            <w:pPr>
              <w:pBdr>
                <w:top w:val="nil"/>
                <w:left w:val="nil"/>
                <w:bottom w:val="nil"/>
                <w:right w:val="nil"/>
                <w:between w:val="nil"/>
              </w:pBdr>
              <w:jc w:val="both"/>
            </w:pPr>
            <w:r>
              <w:t>La implementación de esta arquitectura informática se alinea de forma directa con el Objetivo de Desarrollo Sostenible (ODS) 9, enfocado en el fortalecimiento de la Industria, la Innovación y la Infraestructura. Al construir una herramienta de procesamiento especializada desde cero, el proyecto eleva la capacidad tecnológica del país y fomenta la investigación científica de alto nivel. La independencia del uso de licencias comerciales privadas promueve el establecimiento de una infraestructura académica robusta y económicamente sostenible para el observatorio. En un plano complementario, la propuesta colabora con el ODS 4, referente a la Educación de Calidad. La interfaz visual diseñada funcionará en el futuro como un recurso didáctico de primer nivel. Los estudiantes universitarios de ingeniería y los nuevos investigadores podrán visualizar el comportamiento de los fenómenos de estimación espectral y estadística matemática de una manera clara, aplicada e interactiva.</w:t>
            </w:r>
          </w:p>
          <w:p w14:paraId="62C8B41D" w14:textId="77777777" w:rsidR="00A529F6" w:rsidRDefault="00A529F6" w:rsidP="00A45C01">
            <w:pPr>
              <w:pBdr>
                <w:top w:val="nil"/>
                <w:left w:val="nil"/>
                <w:bottom w:val="nil"/>
                <w:right w:val="nil"/>
                <w:between w:val="nil"/>
              </w:pBdr>
              <w:jc w:val="both"/>
            </w:pPr>
          </w:p>
          <w:p w14:paraId="07A142A5" w14:textId="77777777" w:rsidR="00A529F6" w:rsidRDefault="00A529F6" w:rsidP="00A45C01">
            <w:pPr>
              <w:pBdr>
                <w:top w:val="nil"/>
                <w:left w:val="nil"/>
                <w:bottom w:val="nil"/>
                <w:right w:val="nil"/>
                <w:between w:val="nil"/>
              </w:pBdr>
              <w:jc w:val="both"/>
            </w:pPr>
          </w:p>
          <w:p w14:paraId="4DEFB46A" w14:textId="77777777" w:rsidR="00A529F6" w:rsidRDefault="00A529F6" w:rsidP="00A45C01">
            <w:pPr>
              <w:pBdr>
                <w:top w:val="nil"/>
                <w:left w:val="nil"/>
                <w:bottom w:val="nil"/>
                <w:right w:val="nil"/>
                <w:between w:val="nil"/>
              </w:pBdr>
              <w:jc w:val="both"/>
            </w:pPr>
          </w:p>
          <w:p w14:paraId="2F81D160" w14:textId="77777777" w:rsidR="00A529F6" w:rsidRDefault="00A529F6" w:rsidP="00A45C01">
            <w:pPr>
              <w:pBdr>
                <w:top w:val="nil"/>
                <w:left w:val="nil"/>
                <w:bottom w:val="nil"/>
                <w:right w:val="nil"/>
                <w:between w:val="nil"/>
              </w:pBdr>
              <w:jc w:val="both"/>
            </w:pPr>
          </w:p>
          <w:p w14:paraId="0D8918B2" w14:textId="77777777" w:rsidR="00A529F6" w:rsidRDefault="00A529F6" w:rsidP="00A45C01">
            <w:pPr>
              <w:pBdr>
                <w:top w:val="nil"/>
                <w:left w:val="nil"/>
                <w:bottom w:val="nil"/>
                <w:right w:val="nil"/>
                <w:between w:val="nil"/>
              </w:pBdr>
              <w:jc w:val="both"/>
            </w:pPr>
          </w:p>
          <w:p w14:paraId="12A2503B" w14:textId="77777777" w:rsidR="00A529F6" w:rsidRDefault="00A529F6" w:rsidP="00A45C01">
            <w:pPr>
              <w:pBdr>
                <w:top w:val="nil"/>
                <w:left w:val="nil"/>
                <w:bottom w:val="nil"/>
                <w:right w:val="nil"/>
                <w:between w:val="nil"/>
              </w:pBdr>
              <w:jc w:val="both"/>
            </w:pPr>
          </w:p>
          <w:p w14:paraId="4EA8C428" w14:textId="77777777" w:rsidR="00A529F6" w:rsidRDefault="00A529F6" w:rsidP="00A45C01">
            <w:pPr>
              <w:pBdr>
                <w:top w:val="nil"/>
                <w:left w:val="nil"/>
                <w:bottom w:val="nil"/>
                <w:right w:val="nil"/>
                <w:between w:val="nil"/>
              </w:pBdr>
              <w:jc w:val="both"/>
            </w:pPr>
          </w:p>
          <w:p w14:paraId="540B6C40" w14:textId="77777777" w:rsidR="00A529F6" w:rsidRDefault="00A529F6" w:rsidP="00A45C01">
            <w:pPr>
              <w:pBdr>
                <w:top w:val="nil"/>
                <w:left w:val="nil"/>
                <w:bottom w:val="nil"/>
                <w:right w:val="nil"/>
                <w:between w:val="nil"/>
              </w:pBdr>
              <w:jc w:val="both"/>
            </w:pPr>
          </w:p>
          <w:p w14:paraId="5B8DB3F9" w14:textId="014636CC" w:rsidR="00A529F6" w:rsidRDefault="00A529F6" w:rsidP="00A45C01">
            <w:pPr>
              <w:pBdr>
                <w:top w:val="nil"/>
                <w:left w:val="nil"/>
                <w:bottom w:val="nil"/>
                <w:right w:val="nil"/>
                <w:between w:val="nil"/>
              </w:pBdr>
              <w:jc w:val="both"/>
            </w:pPr>
          </w:p>
        </w:tc>
      </w:tr>
    </w:tbl>
    <w:p w14:paraId="5B8DB3FC" w14:textId="77777777" w:rsidR="000D7266" w:rsidRDefault="000D7266"/>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3FE" w14:textId="77777777">
        <w:tc>
          <w:tcPr>
            <w:tcW w:w="8494" w:type="dxa"/>
            <w:shd w:val="clear" w:color="auto" w:fill="E7E6E6"/>
          </w:tcPr>
          <w:p w14:paraId="5B8DB3FD"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lastRenderedPageBreak/>
              <w:t>Cronograma del Trabajo de la Unidad de Integración Curricular</w:t>
            </w:r>
          </w:p>
        </w:tc>
      </w:tr>
      <w:tr w:rsidR="000D7266" w14:paraId="5B8DB481" w14:textId="77777777">
        <w:trPr>
          <w:trHeight w:val="415"/>
        </w:trPr>
        <w:tc>
          <w:tcPr>
            <w:tcW w:w="8494" w:type="dxa"/>
          </w:tcPr>
          <w:tbl>
            <w:tblPr>
              <w:tblStyle w:val="a7"/>
              <w:tblW w:w="8268" w:type="dxa"/>
              <w:tblInd w:w="0" w:type="dxa"/>
              <w:tblLayout w:type="fixed"/>
              <w:tblLook w:val="0400" w:firstRow="0" w:lastRow="0" w:firstColumn="0" w:lastColumn="0" w:noHBand="0" w:noVBand="1"/>
            </w:tblPr>
            <w:tblGrid>
              <w:gridCol w:w="2033"/>
              <w:gridCol w:w="389"/>
              <w:gridCol w:w="389"/>
              <w:gridCol w:w="389"/>
              <w:gridCol w:w="389"/>
              <w:gridCol w:w="389"/>
              <w:gridCol w:w="390"/>
              <w:gridCol w:w="390"/>
              <w:gridCol w:w="390"/>
              <w:gridCol w:w="390"/>
              <w:gridCol w:w="390"/>
              <w:gridCol w:w="390"/>
              <w:gridCol w:w="390"/>
              <w:gridCol w:w="390"/>
              <w:gridCol w:w="390"/>
              <w:gridCol w:w="390"/>
              <w:gridCol w:w="390"/>
            </w:tblGrid>
            <w:tr w:rsidR="000D7266" w14:paraId="5B8DB411" w14:textId="77777777">
              <w:trPr>
                <w:trHeight w:val="1065"/>
              </w:trPr>
              <w:tc>
                <w:tcPr>
                  <w:tcW w:w="2033" w:type="dxa"/>
                  <w:tcBorders>
                    <w:top w:val="single" w:sz="4" w:space="0" w:color="000000"/>
                    <w:left w:val="single" w:sz="4" w:space="0" w:color="000000"/>
                    <w:bottom w:val="single" w:sz="4" w:space="0" w:color="000000"/>
                    <w:right w:val="single" w:sz="4" w:space="0" w:color="000000"/>
                  </w:tcBorders>
                  <w:vAlign w:val="center"/>
                </w:tcPr>
                <w:p w14:paraId="5B8DB400" w14:textId="77777777" w:rsidR="000D7266" w:rsidRDefault="008B258B">
                  <w:pPr>
                    <w:spacing w:after="0" w:line="240" w:lineRule="auto"/>
                    <w:jc w:val="center"/>
                    <w:rPr>
                      <w:rFonts w:ascii="Calibri" w:eastAsia="Calibri" w:hAnsi="Calibri" w:cs="Calibri"/>
                      <w:b/>
                      <w:color w:val="000000"/>
                      <w:sz w:val="22"/>
                      <w:szCs w:val="22"/>
                    </w:rPr>
                  </w:pPr>
                  <w:r>
                    <w:rPr>
                      <w:rFonts w:ascii="Calibri" w:eastAsia="Calibri" w:hAnsi="Calibri" w:cs="Calibri"/>
                      <w:b/>
                      <w:color w:val="000000"/>
                      <w:sz w:val="22"/>
                      <w:szCs w:val="22"/>
                    </w:rPr>
                    <w:t>Actividades</w:t>
                  </w:r>
                </w:p>
              </w:tc>
              <w:tc>
                <w:tcPr>
                  <w:tcW w:w="389" w:type="dxa"/>
                  <w:tcBorders>
                    <w:top w:val="single" w:sz="4" w:space="0" w:color="000000"/>
                    <w:left w:val="nil"/>
                    <w:bottom w:val="single" w:sz="4" w:space="0" w:color="000000"/>
                    <w:right w:val="single" w:sz="4" w:space="0" w:color="000000"/>
                  </w:tcBorders>
                  <w:vAlign w:val="center"/>
                </w:tcPr>
                <w:p w14:paraId="5B8DB401"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w:t>
                  </w:r>
                </w:p>
              </w:tc>
              <w:tc>
                <w:tcPr>
                  <w:tcW w:w="389" w:type="dxa"/>
                  <w:tcBorders>
                    <w:top w:val="single" w:sz="4" w:space="0" w:color="000000"/>
                    <w:left w:val="nil"/>
                    <w:bottom w:val="single" w:sz="4" w:space="0" w:color="000000"/>
                    <w:right w:val="single" w:sz="4" w:space="0" w:color="000000"/>
                  </w:tcBorders>
                  <w:vAlign w:val="center"/>
                </w:tcPr>
                <w:p w14:paraId="5B8DB402"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2</w:t>
                  </w:r>
                </w:p>
              </w:tc>
              <w:tc>
                <w:tcPr>
                  <w:tcW w:w="389" w:type="dxa"/>
                  <w:tcBorders>
                    <w:top w:val="single" w:sz="4" w:space="0" w:color="000000"/>
                    <w:left w:val="nil"/>
                    <w:bottom w:val="single" w:sz="4" w:space="0" w:color="000000"/>
                    <w:right w:val="single" w:sz="4" w:space="0" w:color="000000"/>
                  </w:tcBorders>
                  <w:vAlign w:val="center"/>
                </w:tcPr>
                <w:p w14:paraId="5B8DB403"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3</w:t>
                  </w:r>
                </w:p>
              </w:tc>
              <w:tc>
                <w:tcPr>
                  <w:tcW w:w="389" w:type="dxa"/>
                  <w:tcBorders>
                    <w:top w:val="single" w:sz="4" w:space="0" w:color="000000"/>
                    <w:left w:val="nil"/>
                    <w:bottom w:val="single" w:sz="4" w:space="0" w:color="000000"/>
                    <w:right w:val="single" w:sz="4" w:space="0" w:color="000000"/>
                  </w:tcBorders>
                  <w:vAlign w:val="center"/>
                </w:tcPr>
                <w:p w14:paraId="5B8DB404"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4</w:t>
                  </w:r>
                </w:p>
              </w:tc>
              <w:tc>
                <w:tcPr>
                  <w:tcW w:w="389" w:type="dxa"/>
                  <w:tcBorders>
                    <w:top w:val="single" w:sz="4" w:space="0" w:color="000000"/>
                    <w:left w:val="nil"/>
                    <w:bottom w:val="single" w:sz="4" w:space="0" w:color="000000"/>
                    <w:right w:val="single" w:sz="4" w:space="0" w:color="000000"/>
                  </w:tcBorders>
                  <w:vAlign w:val="center"/>
                </w:tcPr>
                <w:p w14:paraId="5B8DB405"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5</w:t>
                  </w:r>
                </w:p>
              </w:tc>
              <w:tc>
                <w:tcPr>
                  <w:tcW w:w="390" w:type="dxa"/>
                  <w:tcBorders>
                    <w:top w:val="single" w:sz="4" w:space="0" w:color="000000"/>
                    <w:left w:val="nil"/>
                    <w:bottom w:val="single" w:sz="4" w:space="0" w:color="000000"/>
                    <w:right w:val="single" w:sz="4" w:space="0" w:color="000000"/>
                  </w:tcBorders>
                  <w:vAlign w:val="center"/>
                </w:tcPr>
                <w:p w14:paraId="5B8DB406"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6</w:t>
                  </w:r>
                </w:p>
              </w:tc>
              <w:tc>
                <w:tcPr>
                  <w:tcW w:w="390" w:type="dxa"/>
                  <w:tcBorders>
                    <w:top w:val="single" w:sz="4" w:space="0" w:color="000000"/>
                    <w:left w:val="nil"/>
                    <w:bottom w:val="single" w:sz="4" w:space="0" w:color="000000"/>
                    <w:right w:val="single" w:sz="4" w:space="0" w:color="000000"/>
                  </w:tcBorders>
                  <w:vAlign w:val="center"/>
                </w:tcPr>
                <w:p w14:paraId="5B8DB407"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7</w:t>
                  </w:r>
                </w:p>
              </w:tc>
              <w:tc>
                <w:tcPr>
                  <w:tcW w:w="390" w:type="dxa"/>
                  <w:tcBorders>
                    <w:top w:val="single" w:sz="4" w:space="0" w:color="000000"/>
                    <w:left w:val="nil"/>
                    <w:bottom w:val="single" w:sz="4" w:space="0" w:color="000000"/>
                    <w:right w:val="single" w:sz="4" w:space="0" w:color="000000"/>
                  </w:tcBorders>
                  <w:vAlign w:val="center"/>
                </w:tcPr>
                <w:p w14:paraId="5B8DB408"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8</w:t>
                  </w:r>
                </w:p>
              </w:tc>
              <w:tc>
                <w:tcPr>
                  <w:tcW w:w="390" w:type="dxa"/>
                  <w:tcBorders>
                    <w:top w:val="single" w:sz="4" w:space="0" w:color="000000"/>
                    <w:left w:val="nil"/>
                    <w:bottom w:val="single" w:sz="4" w:space="0" w:color="000000"/>
                    <w:right w:val="single" w:sz="4" w:space="0" w:color="000000"/>
                  </w:tcBorders>
                  <w:vAlign w:val="center"/>
                </w:tcPr>
                <w:p w14:paraId="5B8DB409"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9</w:t>
                  </w:r>
                </w:p>
              </w:tc>
              <w:tc>
                <w:tcPr>
                  <w:tcW w:w="390" w:type="dxa"/>
                  <w:tcBorders>
                    <w:top w:val="single" w:sz="4" w:space="0" w:color="000000"/>
                    <w:left w:val="nil"/>
                    <w:bottom w:val="single" w:sz="4" w:space="0" w:color="000000"/>
                    <w:right w:val="single" w:sz="4" w:space="0" w:color="000000"/>
                  </w:tcBorders>
                  <w:vAlign w:val="center"/>
                </w:tcPr>
                <w:p w14:paraId="5B8DB40A"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10</w:t>
                  </w:r>
                </w:p>
              </w:tc>
              <w:tc>
                <w:tcPr>
                  <w:tcW w:w="390" w:type="dxa"/>
                  <w:tcBorders>
                    <w:top w:val="single" w:sz="4" w:space="0" w:color="000000"/>
                    <w:left w:val="nil"/>
                    <w:bottom w:val="single" w:sz="4" w:space="0" w:color="000000"/>
                    <w:right w:val="single" w:sz="4" w:space="0" w:color="000000"/>
                  </w:tcBorders>
                  <w:vAlign w:val="center"/>
                </w:tcPr>
                <w:p w14:paraId="5B8DB40B"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11</w:t>
                  </w:r>
                </w:p>
              </w:tc>
              <w:tc>
                <w:tcPr>
                  <w:tcW w:w="390" w:type="dxa"/>
                  <w:tcBorders>
                    <w:top w:val="single" w:sz="4" w:space="0" w:color="000000"/>
                    <w:left w:val="nil"/>
                    <w:bottom w:val="single" w:sz="4" w:space="0" w:color="000000"/>
                    <w:right w:val="single" w:sz="4" w:space="0" w:color="000000"/>
                  </w:tcBorders>
                  <w:vAlign w:val="center"/>
                </w:tcPr>
                <w:p w14:paraId="5B8DB40C"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12</w:t>
                  </w:r>
                </w:p>
              </w:tc>
              <w:tc>
                <w:tcPr>
                  <w:tcW w:w="390" w:type="dxa"/>
                  <w:tcBorders>
                    <w:top w:val="single" w:sz="4" w:space="0" w:color="000000"/>
                    <w:left w:val="nil"/>
                    <w:bottom w:val="single" w:sz="4" w:space="0" w:color="000000"/>
                    <w:right w:val="single" w:sz="4" w:space="0" w:color="000000"/>
                  </w:tcBorders>
                  <w:vAlign w:val="center"/>
                </w:tcPr>
                <w:p w14:paraId="5B8DB40D"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13</w:t>
                  </w:r>
                </w:p>
              </w:tc>
              <w:tc>
                <w:tcPr>
                  <w:tcW w:w="390" w:type="dxa"/>
                  <w:tcBorders>
                    <w:top w:val="single" w:sz="4" w:space="0" w:color="000000"/>
                    <w:left w:val="nil"/>
                    <w:bottom w:val="single" w:sz="4" w:space="0" w:color="000000"/>
                    <w:right w:val="single" w:sz="4" w:space="0" w:color="000000"/>
                  </w:tcBorders>
                  <w:vAlign w:val="center"/>
                </w:tcPr>
                <w:p w14:paraId="5B8DB40E"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14</w:t>
                  </w:r>
                </w:p>
              </w:tc>
              <w:tc>
                <w:tcPr>
                  <w:tcW w:w="390" w:type="dxa"/>
                  <w:tcBorders>
                    <w:top w:val="single" w:sz="4" w:space="0" w:color="000000"/>
                    <w:left w:val="nil"/>
                    <w:bottom w:val="single" w:sz="4" w:space="0" w:color="000000"/>
                    <w:right w:val="single" w:sz="4" w:space="0" w:color="000000"/>
                  </w:tcBorders>
                  <w:vAlign w:val="center"/>
                </w:tcPr>
                <w:p w14:paraId="5B8DB40F"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15</w:t>
                  </w:r>
                </w:p>
              </w:tc>
              <w:tc>
                <w:tcPr>
                  <w:tcW w:w="390" w:type="dxa"/>
                  <w:tcBorders>
                    <w:top w:val="single" w:sz="4" w:space="0" w:color="000000"/>
                    <w:left w:val="nil"/>
                    <w:bottom w:val="single" w:sz="4" w:space="0" w:color="000000"/>
                    <w:right w:val="single" w:sz="4" w:space="0" w:color="000000"/>
                  </w:tcBorders>
                  <w:vAlign w:val="center"/>
                </w:tcPr>
                <w:p w14:paraId="5B8DB410"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16</w:t>
                  </w:r>
                </w:p>
              </w:tc>
            </w:tr>
            <w:tr w:rsidR="000D7266" w14:paraId="5B8DB423" w14:textId="77777777" w:rsidTr="00FA4525">
              <w:trPr>
                <w:trHeight w:val="285"/>
              </w:trPr>
              <w:tc>
                <w:tcPr>
                  <w:tcW w:w="2033" w:type="dxa"/>
                  <w:tcBorders>
                    <w:top w:val="nil"/>
                    <w:left w:val="single" w:sz="4" w:space="0" w:color="000000"/>
                    <w:bottom w:val="single" w:sz="4" w:space="0" w:color="000000"/>
                    <w:right w:val="single" w:sz="4" w:space="0" w:color="000000"/>
                  </w:tcBorders>
                  <w:vAlign w:val="bottom"/>
                </w:tcPr>
                <w:p w14:paraId="5B8DB412"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1</w:t>
                  </w:r>
                </w:p>
              </w:tc>
              <w:tc>
                <w:tcPr>
                  <w:tcW w:w="389" w:type="dxa"/>
                  <w:tcBorders>
                    <w:top w:val="nil"/>
                    <w:left w:val="nil"/>
                    <w:bottom w:val="single" w:sz="4" w:space="0" w:color="000000"/>
                    <w:right w:val="single" w:sz="4" w:space="0" w:color="000000"/>
                  </w:tcBorders>
                  <w:shd w:val="clear" w:color="auto" w:fill="FFFF00"/>
                  <w:vAlign w:val="bottom"/>
                </w:tcPr>
                <w:p w14:paraId="5B8DB413" w14:textId="54E94CB4"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14" w14:textId="71B20150" w:rsidR="000D7266" w:rsidRPr="00FA4525" w:rsidRDefault="000D7266">
                  <w:pPr>
                    <w:spacing w:after="0" w:line="240" w:lineRule="auto"/>
                    <w:rPr>
                      <w:rFonts w:ascii="Calibri" w:eastAsia="Calibri" w:hAnsi="Calibri" w:cs="Calibri"/>
                      <w:color w:val="000000"/>
                      <w:sz w:val="22"/>
                      <w:szCs w:val="22"/>
                      <w:highlight w:val="yellow"/>
                    </w:rPr>
                  </w:pPr>
                </w:p>
              </w:tc>
              <w:tc>
                <w:tcPr>
                  <w:tcW w:w="389" w:type="dxa"/>
                  <w:tcBorders>
                    <w:top w:val="nil"/>
                    <w:left w:val="nil"/>
                    <w:bottom w:val="single" w:sz="4" w:space="0" w:color="000000"/>
                    <w:right w:val="single" w:sz="4" w:space="0" w:color="000000"/>
                  </w:tcBorders>
                  <w:shd w:val="clear" w:color="auto" w:fill="FFFF00"/>
                  <w:vAlign w:val="bottom"/>
                </w:tcPr>
                <w:p w14:paraId="5B8DB415" w14:textId="5B91568B" w:rsidR="000D7266" w:rsidRPr="00FA4525" w:rsidRDefault="000D7266">
                  <w:pPr>
                    <w:spacing w:after="0" w:line="240" w:lineRule="auto"/>
                    <w:rPr>
                      <w:rFonts w:ascii="Calibri" w:eastAsia="Calibri" w:hAnsi="Calibri" w:cs="Calibri"/>
                      <w:color w:val="000000"/>
                      <w:sz w:val="22"/>
                      <w:szCs w:val="22"/>
                      <w:highlight w:val="yellow"/>
                    </w:rPr>
                  </w:pPr>
                </w:p>
              </w:tc>
              <w:tc>
                <w:tcPr>
                  <w:tcW w:w="389" w:type="dxa"/>
                  <w:tcBorders>
                    <w:top w:val="nil"/>
                    <w:left w:val="nil"/>
                    <w:bottom w:val="single" w:sz="4" w:space="0" w:color="000000"/>
                    <w:right w:val="single" w:sz="4" w:space="0" w:color="000000"/>
                  </w:tcBorders>
                  <w:vAlign w:val="bottom"/>
                </w:tcPr>
                <w:p w14:paraId="5B8DB416" w14:textId="38077FB1"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17" w14:textId="4AC6646D"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8" w14:textId="63B5A6A1"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9" w14:textId="392BE32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A" w14:textId="6F841523"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B" w14:textId="3AE14796"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C" w14:textId="057D819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D" w14:textId="3F0387CC"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E" w14:textId="2CB536C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F" w14:textId="41FD47B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0" w14:textId="2B99AFE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1" w14:textId="2D0B752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2" w14:textId="0E3547AD" w:rsidR="000D7266" w:rsidRDefault="000D7266">
                  <w:pPr>
                    <w:spacing w:after="0" w:line="240" w:lineRule="auto"/>
                    <w:rPr>
                      <w:rFonts w:ascii="Calibri" w:eastAsia="Calibri" w:hAnsi="Calibri" w:cs="Calibri"/>
                      <w:color w:val="000000"/>
                      <w:sz w:val="22"/>
                      <w:szCs w:val="22"/>
                    </w:rPr>
                  </w:pPr>
                </w:p>
              </w:tc>
            </w:tr>
            <w:tr w:rsidR="000D7266" w14:paraId="5B8DB435" w14:textId="77777777" w:rsidTr="00B04CFF">
              <w:trPr>
                <w:trHeight w:val="285"/>
              </w:trPr>
              <w:tc>
                <w:tcPr>
                  <w:tcW w:w="2033" w:type="dxa"/>
                  <w:tcBorders>
                    <w:top w:val="nil"/>
                    <w:left w:val="single" w:sz="4" w:space="0" w:color="000000"/>
                    <w:bottom w:val="single" w:sz="4" w:space="0" w:color="000000"/>
                    <w:right w:val="single" w:sz="4" w:space="0" w:color="000000"/>
                  </w:tcBorders>
                  <w:vAlign w:val="bottom"/>
                </w:tcPr>
                <w:p w14:paraId="5B8DB424"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2</w:t>
                  </w:r>
                </w:p>
              </w:tc>
              <w:tc>
                <w:tcPr>
                  <w:tcW w:w="389" w:type="dxa"/>
                  <w:tcBorders>
                    <w:top w:val="nil"/>
                    <w:left w:val="nil"/>
                    <w:bottom w:val="single" w:sz="4" w:space="0" w:color="000000"/>
                    <w:right w:val="single" w:sz="4" w:space="0" w:color="000000"/>
                  </w:tcBorders>
                  <w:vAlign w:val="bottom"/>
                </w:tcPr>
                <w:p w14:paraId="5B8DB425" w14:textId="4DAFFE4A"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26" w14:textId="6614F961"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27" w14:textId="1EB20C95"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28" w14:textId="52DDB693"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29" w14:textId="7788B6E7"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2A" w14:textId="6AE53E0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B" w14:textId="7DA981CB"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C" w14:textId="15306BF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D" w14:textId="6BF42177"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E" w14:textId="28B6129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F" w14:textId="01760BF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0" w14:textId="430DBF7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1" w14:textId="3E7C5676"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2" w14:textId="62FDD25E"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3" w14:textId="3EEE9CB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4" w14:textId="3D6AA2A6" w:rsidR="000D7266" w:rsidRDefault="000D7266">
                  <w:pPr>
                    <w:spacing w:after="0" w:line="240" w:lineRule="auto"/>
                    <w:rPr>
                      <w:rFonts w:ascii="Calibri" w:eastAsia="Calibri" w:hAnsi="Calibri" w:cs="Calibri"/>
                      <w:color w:val="000000"/>
                      <w:sz w:val="22"/>
                      <w:szCs w:val="22"/>
                    </w:rPr>
                  </w:pPr>
                </w:p>
              </w:tc>
            </w:tr>
            <w:tr w:rsidR="000D7266" w14:paraId="5B8DB447" w14:textId="77777777" w:rsidTr="00AB3A12">
              <w:trPr>
                <w:trHeight w:val="285"/>
              </w:trPr>
              <w:tc>
                <w:tcPr>
                  <w:tcW w:w="2033" w:type="dxa"/>
                  <w:tcBorders>
                    <w:top w:val="nil"/>
                    <w:left w:val="single" w:sz="4" w:space="0" w:color="000000"/>
                    <w:bottom w:val="single" w:sz="4" w:space="0" w:color="000000"/>
                    <w:right w:val="single" w:sz="4" w:space="0" w:color="000000"/>
                  </w:tcBorders>
                  <w:vAlign w:val="bottom"/>
                </w:tcPr>
                <w:p w14:paraId="5B8DB436" w14:textId="20A595DF" w:rsidR="000D7266" w:rsidRDefault="0008769A">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3</w:t>
                  </w:r>
                </w:p>
              </w:tc>
              <w:tc>
                <w:tcPr>
                  <w:tcW w:w="389" w:type="dxa"/>
                  <w:tcBorders>
                    <w:top w:val="nil"/>
                    <w:left w:val="nil"/>
                    <w:bottom w:val="single" w:sz="4" w:space="0" w:color="000000"/>
                    <w:right w:val="single" w:sz="4" w:space="0" w:color="000000"/>
                  </w:tcBorders>
                  <w:vAlign w:val="bottom"/>
                </w:tcPr>
                <w:p w14:paraId="5B8DB437" w14:textId="6C66E7C0"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8" w14:textId="787645F6"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9" w14:textId="494F0B6E"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A" w14:textId="3B4B0D6E"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B" w14:textId="2543F64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3C" w14:textId="12396BE8" w:rsidR="000D7266" w:rsidRPr="00AB3A12" w:rsidRDefault="000D7266">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shd w:val="clear" w:color="auto" w:fill="FFFF00"/>
                  <w:vAlign w:val="bottom"/>
                </w:tcPr>
                <w:p w14:paraId="5B8DB43D" w14:textId="2B3E5B18" w:rsidR="000D7266" w:rsidRPr="00AB3A12" w:rsidRDefault="000D7266">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shd w:val="clear" w:color="auto" w:fill="FFFF00"/>
                  <w:vAlign w:val="bottom"/>
                </w:tcPr>
                <w:p w14:paraId="5B8DB43E" w14:textId="2F99682D" w:rsidR="000D7266" w:rsidRPr="00AB3A12" w:rsidRDefault="000D7266">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vAlign w:val="bottom"/>
                </w:tcPr>
                <w:p w14:paraId="5B8DB43F" w14:textId="678C441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0" w14:textId="4E38792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1" w14:textId="78DCEB36"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2" w14:textId="0770439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3" w14:textId="6DC3B12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4" w14:textId="55EFDB7A"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5" w14:textId="729EECD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6" w14:textId="73BB46FA" w:rsidR="000D7266" w:rsidRDefault="000D7266">
                  <w:pPr>
                    <w:spacing w:after="0" w:line="240" w:lineRule="auto"/>
                    <w:rPr>
                      <w:rFonts w:ascii="Calibri" w:eastAsia="Calibri" w:hAnsi="Calibri" w:cs="Calibri"/>
                      <w:color w:val="000000"/>
                      <w:sz w:val="22"/>
                      <w:szCs w:val="22"/>
                    </w:rPr>
                  </w:pPr>
                </w:p>
              </w:tc>
            </w:tr>
            <w:tr w:rsidR="000D7266" w14:paraId="5B8DB459" w14:textId="77777777" w:rsidTr="00AB3A12">
              <w:trPr>
                <w:trHeight w:val="285"/>
              </w:trPr>
              <w:tc>
                <w:tcPr>
                  <w:tcW w:w="2033" w:type="dxa"/>
                  <w:tcBorders>
                    <w:top w:val="nil"/>
                    <w:left w:val="single" w:sz="4" w:space="0" w:color="000000"/>
                    <w:bottom w:val="single" w:sz="4" w:space="0" w:color="000000"/>
                    <w:right w:val="single" w:sz="4" w:space="0" w:color="000000"/>
                  </w:tcBorders>
                  <w:vAlign w:val="bottom"/>
                </w:tcPr>
                <w:p w14:paraId="5B8DB448" w14:textId="44984541" w:rsidR="000D7266" w:rsidRDefault="0008769A">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4</w:t>
                  </w:r>
                </w:p>
              </w:tc>
              <w:tc>
                <w:tcPr>
                  <w:tcW w:w="389" w:type="dxa"/>
                  <w:tcBorders>
                    <w:top w:val="nil"/>
                    <w:left w:val="nil"/>
                    <w:bottom w:val="single" w:sz="4" w:space="0" w:color="000000"/>
                    <w:right w:val="single" w:sz="4" w:space="0" w:color="000000"/>
                  </w:tcBorders>
                  <w:vAlign w:val="bottom"/>
                </w:tcPr>
                <w:p w14:paraId="5B8DB449" w14:textId="2625F13A"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A" w14:textId="61341567"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B" w14:textId="4A9F6D62"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C" w14:textId="612B0659"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D" w14:textId="46AC75AB"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E" w14:textId="145CC98A"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F" w14:textId="11A8D0BE"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0" w14:textId="1A7E626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1" w14:textId="0A347BC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2" w14:textId="623AF0CB"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3" w14:textId="10D54EC1"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4" w14:textId="3FED61F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5" w14:textId="68B3AD3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6" w14:textId="2CCA51D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7" w14:textId="16AE038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8" w14:textId="42D5947B" w:rsidR="000D7266" w:rsidRDefault="000D7266">
                  <w:pPr>
                    <w:spacing w:after="0" w:line="240" w:lineRule="auto"/>
                    <w:rPr>
                      <w:rFonts w:ascii="Calibri" w:eastAsia="Calibri" w:hAnsi="Calibri" w:cs="Calibri"/>
                      <w:color w:val="000000"/>
                      <w:sz w:val="22"/>
                      <w:szCs w:val="22"/>
                    </w:rPr>
                  </w:pPr>
                </w:p>
              </w:tc>
            </w:tr>
            <w:tr w:rsidR="0008769A" w14:paraId="300F36B1" w14:textId="77777777" w:rsidTr="00467EEA">
              <w:trPr>
                <w:trHeight w:val="285"/>
              </w:trPr>
              <w:tc>
                <w:tcPr>
                  <w:tcW w:w="2033" w:type="dxa"/>
                  <w:tcBorders>
                    <w:top w:val="nil"/>
                    <w:left w:val="single" w:sz="4" w:space="0" w:color="000000"/>
                    <w:bottom w:val="single" w:sz="4" w:space="0" w:color="000000"/>
                    <w:right w:val="single" w:sz="4" w:space="0" w:color="000000"/>
                  </w:tcBorders>
                  <w:vAlign w:val="bottom"/>
                </w:tcPr>
                <w:p w14:paraId="7292CA26" w14:textId="4C8C7CB0" w:rsidR="0008769A" w:rsidRDefault="0008769A">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5</w:t>
                  </w:r>
                </w:p>
              </w:tc>
              <w:tc>
                <w:tcPr>
                  <w:tcW w:w="389" w:type="dxa"/>
                  <w:tcBorders>
                    <w:top w:val="nil"/>
                    <w:left w:val="nil"/>
                    <w:bottom w:val="single" w:sz="4" w:space="0" w:color="000000"/>
                    <w:right w:val="single" w:sz="4" w:space="0" w:color="000000"/>
                  </w:tcBorders>
                  <w:vAlign w:val="bottom"/>
                </w:tcPr>
                <w:p w14:paraId="04620B52"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4058F17A"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2F34A100"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11114203"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E1E2BBA"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46807914"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49B1CD6E"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4522D4A5"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6444960E"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363D884E"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71A2DD6B"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10153DD9"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19F25792" w14:textId="0970B85D" w:rsidR="0008769A" w:rsidRPr="00681BA3" w:rsidRDefault="0008769A">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shd w:val="clear" w:color="auto" w:fill="FFFF00"/>
                  <w:vAlign w:val="bottom"/>
                </w:tcPr>
                <w:p w14:paraId="01163630" w14:textId="7D92F292" w:rsidR="0008769A" w:rsidRPr="00681BA3" w:rsidRDefault="0008769A">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vAlign w:val="bottom"/>
                </w:tcPr>
                <w:p w14:paraId="4C29811D"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6F4B1FC8" w14:textId="77777777" w:rsidR="0008769A" w:rsidRDefault="0008769A">
                  <w:pPr>
                    <w:spacing w:after="0" w:line="240" w:lineRule="auto"/>
                    <w:rPr>
                      <w:rFonts w:ascii="Calibri" w:eastAsia="Calibri" w:hAnsi="Calibri" w:cs="Calibri"/>
                      <w:color w:val="000000"/>
                      <w:sz w:val="22"/>
                      <w:szCs w:val="22"/>
                    </w:rPr>
                  </w:pPr>
                </w:p>
              </w:tc>
            </w:tr>
            <w:tr w:rsidR="000D7266" w14:paraId="5B8DB46B" w14:textId="77777777">
              <w:trPr>
                <w:trHeight w:val="285"/>
              </w:trPr>
              <w:tc>
                <w:tcPr>
                  <w:tcW w:w="2033" w:type="dxa"/>
                  <w:tcBorders>
                    <w:top w:val="nil"/>
                    <w:left w:val="single" w:sz="4" w:space="0" w:color="000000"/>
                    <w:bottom w:val="single" w:sz="4" w:space="0" w:color="000000"/>
                    <w:right w:val="single" w:sz="4" w:space="0" w:color="000000"/>
                  </w:tcBorders>
                  <w:vAlign w:val="bottom"/>
                </w:tcPr>
                <w:p w14:paraId="5B8DB45A"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sz w:val="22"/>
                      <w:szCs w:val="22"/>
                    </w:rPr>
                    <w:t>Defensa UIC</w:t>
                  </w:r>
                </w:p>
              </w:tc>
              <w:tc>
                <w:tcPr>
                  <w:tcW w:w="389" w:type="dxa"/>
                  <w:tcBorders>
                    <w:top w:val="nil"/>
                    <w:left w:val="nil"/>
                    <w:bottom w:val="single" w:sz="4" w:space="0" w:color="000000"/>
                    <w:right w:val="single" w:sz="4" w:space="0" w:color="000000"/>
                  </w:tcBorders>
                  <w:vAlign w:val="bottom"/>
                </w:tcPr>
                <w:p w14:paraId="5B8DB45B"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C"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D"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E"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F"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0"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1"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2"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3"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4"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5"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6"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7"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8"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shd w:val="clear" w:color="auto" w:fill="FFFF00"/>
                  <w:vAlign w:val="bottom"/>
                </w:tcPr>
                <w:p w14:paraId="5B8DB469"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A"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r>
            <w:tr w:rsidR="000D7266" w14:paraId="5B8DB47D" w14:textId="77777777">
              <w:trPr>
                <w:trHeight w:val="285"/>
              </w:trPr>
              <w:tc>
                <w:tcPr>
                  <w:tcW w:w="2033" w:type="dxa"/>
                  <w:tcBorders>
                    <w:top w:val="nil"/>
                    <w:left w:val="single" w:sz="4" w:space="0" w:color="000000"/>
                    <w:bottom w:val="single" w:sz="4" w:space="0" w:color="000000"/>
                    <w:right w:val="single" w:sz="4" w:space="0" w:color="000000"/>
                  </w:tcBorders>
                  <w:vAlign w:val="bottom"/>
                </w:tcPr>
                <w:p w14:paraId="5B8DB46C"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sz w:val="22"/>
                      <w:szCs w:val="22"/>
                    </w:rPr>
                    <w:t>Trámites administrativos</w:t>
                  </w:r>
                </w:p>
              </w:tc>
              <w:tc>
                <w:tcPr>
                  <w:tcW w:w="389" w:type="dxa"/>
                  <w:tcBorders>
                    <w:top w:val="nil"/>
                    <w:left w:val="nil"/>
                    <w:bottom w:val="single" w:sz="4" w:space="0" w:color="000000"/>
                    <w:right w:val="single" w:sz="4" w:space="0" w:color="000000"/>
                  </w:tcBorders>
                  <w:vAlign w:val="bottom"/>
                </w:tcPr>
                <w:p w14:paraId="5B8DB46D"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6E"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6F"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70"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71"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2"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3"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4"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5"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6"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7"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8"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9"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A"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B"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shd w:val="clear" w:color="auto" w:fill="FFFF00"/>
                  <w:vAlign w:val="bottom"/>
                </w:tcPr>
                <w:p w14:paraId="5B8DB47C"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r>
          </w:tbl>
          <w:p w14:paraId="5B8DB47E" w14:textId="77777777" w:rsidR="000D7266" w:rsidRDefault="000D7266">
            <w:pPr>
              <w:pBdr>
                <w:top w:val="nil"/>
                <w:left w:val="nil"/>
                <w:bottom w:val="nil"/>
                <w:right w:val="nil"/>
                <w:between w:val="nil"/>
              </w:pBdr>
              <w:spacing w:line="259" w:lineRule="auto"/>
              <w:ind w:left="360"/>
              <w:rPr>
                <w:color w:val="000000"/>
              </w:rPr>
            </w:pPr>
          </w:p>
          <w:p w14:paraId="5B8DB480" w14:textId="446ADFF2" w:rsidR="000D7266" w:rsidRDefault="008B258B" w:rsidP="008B258B">
            <w:pPr>
              <w:pBdr>
                <w:top w:val="nil"/>
                <w:left w:val="nil"/>
                <w:bottom w:val="nil"/>
                <w:right w:val="nil"/>
                <w:between w:val="nil"/>
              </w:pBdr>
              <w:spacing w:line="259" w:lineRule="auto"/>
              <w:ind w:left="360"/>
              <w:rPr>
                <w:color w:val="000000"/>
              </w:rPr>
            </w:pPr>
            <w:r>
              <w:t>P</w:t>
            </w:r>
            <w:r>
              <w:rPr>
                <w:color w:val="000000"/>
              </w:rPr>
              <w:t xml:space="preserve">ara realizar las dos últimas </w:t>
            </w:r>
            <w:r>
              <w:t xml:space="preserve">actividades del cronograma </w:t>
            </w:r>
            <w:r>
              <w:rPr>
                <w:color w:val="000000"/>
              </w:rPr>
              <w:t>debe haber concluido su tra</w:t>
            </w:r>
            <w:r>
              <w:t>bajo de integración curricular.</w:t>
            </w:r>
            <w:r>
              <w:rPr>
                <w:color w:val="000000"/>
              </w:rPr>
              <w:t xml:space="preserve"> </w:t>
            </w:r>
          </w:p>
        </w:tc>
      </w:tr>
    </w:tbl>
    <w:p w14:paraId="5B8DB482" w14:textId="77777777" w:rsidR="000D7266" w:rsidRDefault="000D7266"/>
    <w:tbl>
      <w:tblPr>
        <w:tblStyle w:val="a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484" w14:textId="77777777">
        <w:tc>
          <w:tcPr>
            <w:tcW w:w="8494" w:type="dxa"/>
            <w:tcBorders>
              <w:top w:val="single" w:sz="4" w:space="0" w:color="000000"/>
              <w:bottom w:val="single" w:sz="4" w:space="0" w:color="000000"/>
            </w:tcBorders>
            <w:shd w:val="clear" w:color="auto" w:fill="E7E6E6"/>
          </w:tcPr>
          <w:p w14:paraId="5B8DB483"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Referencias</w:t>
            </w:r>
          </w:p>
        </w:tc>
      </w:tr>
      <w:bookmarkStart w:id="2" w:name="Cite_id92_Essential__2016_Condon"/>
      <w:tr w:rsidR="000D7266" w14:paraId="5B8DB486" w14:textId="77777777">
        <w:tc>
          <w:tcPr>
            <w:tcW w:w="8494" w:type="dxa"/>
            <w:tcBorders>
              <w:top w:val="single" w:sz="4" w:space="0" w:color="000000"/>
              <w:left w:val="single" w:sz="4" w:space="0" w:color="000000"/>
              <w:bottom w:val="single" w:sz="4" w:space="0" w:color="000000"/>
              <w:right w:val="single" w:sz="4" w:space="0" w:color="000000"/>
            </w:tcBorders>
          </w:tcPr>
          <w:p w14:paraId="4A0499CD" w14:textId="77777777" w:rsidR="00900399" w:rsidRPr="00900399" w:rsidRDefault="00205C0B" w:rsidP="00900399">
            <w:pPr>
              <w:pStyle w:val="Bibliografa"/>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900399" w:rsidRPr="00900399">
              <w:rPr>
                <w:lang w:val="en-US"/>
              </w:rPr>
              <w:t>[1]</w:t>
            </w:r>
            <w:r w:rsidR="00900399" w:rsidRPr="00900399">
              <w:rPr>
                <w:lang w:val="en-US"/>
              </w:rPr>
              <w:tab/>
              <w:t xml:space="preserve">J. J. Condon y S. J. Ransom, </w:t>
            </w:r>
            <w:r w:rsidR="00900399" w:rsidRPr="00900399">
              <w:rPr>
                <w:i/>
                <w:iCs/>
                <w:lang w:val="en-US"/>
              </w:rPr>
              <w:t>Essential radio astronomy</w:t>
            </w:r>
            <w:r w:rsidR="00900399" w:rsidRPr="00900399">
              <w:rPr>
                <w:lang w:val="en-US"/>
              </w:rPr>
              <w:t>. en Princeton series in modern observational astronomy. Princeton: Princeton university press, 2016.</w:t>
            </w:r>
          </w:p>
          <w:p w14:paraId="2D8D25D1" w14:textId="77777777" w:rsidR="00900399" w:rsidRPr="00900399" w:rsidRDefault="00900399" w:rsidP="00900399">
            <w:pPr>
              <w:pStyle w:val="Bibliografa"/>
              <w:rPr>
                <w:lang w:val="en-US"/>
              </w:rPr>
            </w:pPr>
            <w:bookmarkStart w:id="3" w:name="Cite_id3_Atomic_Hyd_2023_McClure_Gr"/>
            <w:r w:rsidRPr="00900399">
              <w:rPr>
                <w:lang w:val="en-US"/>
              </w:rPr>
              <w:t>[2]</w:t>
            </w:r>
            <w:r w:rsidRPr="00900399">
              <w:rPr>
                <w:lang w:val="en-US"/>
              </w:rPr>
              <w:tab/>
              <w:t xml:space="preserve">N. M. McClure-Griffiths, S. Stanimirovic, y D. R. Rybarczyk, “Atomic Hydrogen in the Milky Way: A Stepping Stone in the Evolution of Galaxies”, el 17 de julio de 2023, </w:t>
            </w:r>
            <w:r w:rsidRPr="00900399">
              <w:rPr>
                <w:i/>
                <w:iCs/>
                <w:lang w:val="en-US"/>
              </w:rPr>
              <w:t>arXiv</w:t>
            </w:r>
            <w:r w:rsidRPr="00900399">
              <w:rPr>
                <w:lang w:val="en-US"/>
              </w:rPr>
              <w:t>: arXiv:2307.08464. doi: 10.48550/arXiv.2307.08464.</w:t>
            </w:r>
            <w:bookmarkEnd w:id="3"/>
          </w:p>
          <w:p w14:paraId="1AF07C53" w14:textId="77777777" w:rsidR="00900399" w:rsidRPr="00900399" w:rsidRDefault="00900399" w:rsidP="00900399">
            <w:pPr>
              <w:pStyle w:val="Bibliografa"/>
              <w:rPr>
                <w:lang w:val="en-US"/>
              </w:rPr>
            </w:pPr>
            <w:bookmarkStart w:id="4" w:name="Cite_id89_Handbook_o_2005_Lorimer"/>
            <w:r w:rsidRPr="00900399">
              <w:rPr>
                <w:lang w:val="en-US"/>
              </w:rPr>
              <w:t>[3]</w:t>
            </w:r>
            <w:r w:rsidRPr="00900399">
              <w:rPr>
                <w:lang w:val="en-US"/>
              </w:rPr>
              <w:tab/>
              <w:t xml:space="preserve">D. Lorimer y M. Kramer, </w:t>
            </w:r>
            <w:r w:rsidRPr="00900399">
              <w:rPr>
                <w:i/>
                <w:iCs/>
                <w:lang w:val="en-US"/>
              </w:rPr>
              <w:t>Handbook of pulsar astronomy</w:t>
            </w:r>
            <w:r w:rsidRPr="00900399">
              <w:rPr>
                <w:lang w:val="en-US"/>
              </w:rPr>
              <w:t>. en Cambridge observing handbooks for research astronomers, no. 4. Cambridge (GB): Cambridge university press, 2005.</w:t>
            </w:r>
            <w:bookmarkEnd w:id="4"/>
          </w:p>
          <w:p w14:paraId="16DE34E0" w14:textId="77777777" w:rsidR="00900399" w:rsidRPr="00900399" w:rsidRDefault="00900399" w:rsidP="00900399">
            <w:pPr>
              <w:pStyle w:val="Bibliografa"/>
              <w:rPr>
                <w:lang w:val="en-US"/>
              </w:rPr>
            </w:pPr>
            <w:bookmarkStart w:id="5" w:name="Cite_id82_Design_and_2024_Gim_nez_Co"/>
            <w:r w:rsidRPr="00900399">
              <w:rPr>
                <w:lang w:val="en-US"/>
              </w:rPr>
              <w:t>[4]</w:t>
            </w:r>
            <w:r w:rsidRPr="00900399">
              <w:rPr>
                <w:lang w:val="en-US"/>
              </w:rPr>
              <w:tab/>
              <w:t xml:space="preserve">F. Giménez-Cordellat, C. Reig, y E. A. Navarro-Camba, “Design and Implementation of a Software Defined Radio-Based Radio Telescope for Hydrogen Line Observation at 1.42 GHz”, el 11 de marzo de 2024, </w:t>
            </w:r>
            <w:r w:rsidRPr="00900399">
              <w:rPr>
                <w:i/>
                <w:iCs/>
                <w:lang w:val="en-US"/>
              </w:rPr>
              <w:t>Preprints</w:t>
            </w:r>
            <w:r w:rsidRPr="00900399">
              <w:rPr>
                <w:lang w:val="en-US"/>
              </w:rPr>
              <w:t>. doi: 10.36227/techrxiv.171018500.03457093/v1.</w:t>
            </w:r>
            <w:bookmarkEnd w:id="5"/>
          </w:p>
          <w:p w14:paraId="659F3C1B" w14:textId="77777777" w:rsidR="00900399" w:rsidRPr="00900399" w:rsidRDefault="00900399" w:rsidP="00900399">
            <w:pPr>
              <w:pStyle w:val="Bibliografa"/>
              <w:rPr>
                <w:lang w:val="en-US"/>
              </w:rPr>
            </w:pPr>
            <w:bookmarkStart w:id="6" w:name="Cite_id101_Spectral_ENoYear_Lara"/>
            <w:r w:rsidRPr="00900399">
              <w:rPr>
                <w:lang w:val="en-US"/>
              </w:rPr>
              <w:t>[5]</w:t>
            </w:r>
            <w:r w:rsidRPr="00900399">
              <w:rPr>
                <w:lang w:val="en-US"/>
              </w:rPr>
              <w:tab/>
              <w:t xml:space="preserve">F. Lara, A. Reyes, D. Altamirano, D. Mena, E. Lopez, y H. Molina, </w:t>
            </w:r>
            <w:r w:rsidRPr="00900399">
              <w:rPr>
                <w:i/>
                <w:iCs/>
                <w:lang w:val="en-US"/>
              </w:rPr>
              <w:t>Spectral Estimation for Hydrogen Line Detection in the Milky Way</w:t>
            </w:r>
            <w:r w:rsidRPr="00900399">
              <w:rPr>
                <w:lang w:val="en-US"/>
              </w:rPr>
              <w:t xml:space="preserve">. </w:t>
            </w:r>
            <w:bookmarkEnd w:id="6"/>
          </w:p>
          <w:p w14:paraId="28D1C3A2" w14:textId="77777777" w:rsidR="00900399" w:rsidRPr="00900399" w:rsidRDefault="00900399" w:rsidP="00900399">
            <w:pPr>
              <w:pStyle w:val="Bibliografa"/>
              <w:rPr>
                <w:lang w:val="en-US"/>
              </w:rPr>
            </w:pPr>
            <w:bookmarkStart w:id="7" w:name="Cite_id102_Quantifyin_2024_Sang"/>
            <w:r w:rsidRPr="00900399">
              <w:rPr>
                <w:lang w:val="en-US"/>
              </w:rPr>
              <w:t>[6]</w:t>
            </w:r>
            <w:r w:rsidRPr="00900399">
              <w:rPr>
                <w:lang w:val="en-US"/>
              </w:rPr>
              <w:tab/>
              <w:t xml:space="preserve">Y. Sang y H.-N. Lin, “Quantifying the randomness and scale invariance of the repeating fast radio bursts”, </w:t>
            </w:r>
            <w:r w:rsidRPr="00900399">
              <w:rPr>
                <w:i/>
                <w:iCs/>
                <w:lang w:val="en-US"/>
              </w:rPr>
              <w:t>Mon. Not. R. Astron. Soc.</w:t>
            </w:r>
            <w:r w:rsidRPr="00900399">
              <w:rPr>
                <w:lang w:val="en-US"/>
              </w:rPr>
              <w:t>, vol. 533, núm. 1, pp. 872–879, ago. 2024, doi: 10.1093/mnras/stae1873.</w:t>
            </w:r>
            <w:bookmarkEnd w:id="7"/>
          </w:p>
          <w:p w14:paraId="124ADFF1" w14:textId="77777777" w:rsidR="00900399" w:rsidRPr="00900399" w:rsidRDefault="00900399" w:rsidP="00900399">
            <w:pPr>
              <w:pStyle w:val="Bibliografa"/>
            </w:pPr>
            <w:bookmarkStart w:id="8" w:name="Cite_id95_SPIDER_radNoYear_NoAuthor"/>
            <w:r w:rsidRPr="00900399">
              <w:rPr>
                <w:lang w:val="en-US"/>
              </w:rPr>
              <w:t>[7]</w:t>
            </w:r>
            <w:r w:rsidRPr="00900399">
              <w:rPr>
                <w:lang w:val="en-US"/>
              </w:rPr>
              <w:tab/>
              <w:t xml:space="preserve">“SPIDER radio telescopes for radio astronomy”, PrimaLuceLab. </w:t>
            </w:r>
            <w:r w:rsidRPr="00900399">
              <w:t>Consultado: el 5 de marzo de 2026. [En línea]. Disponible en: https://www.primalucelab.com/radio-astronomy/radio-telescopes-for-radio-astronomy/</w:t>
            </w:r>
            <w:bookmarkEnd w:id="8"/>
          </w:p>
          <w:p w14:paraId="5D7DDBF8" w14:textId="77777777" w:rsidR="00900399" w:rsidRPr="00900399" w:rsidRDefault="00900399" w:rsidP="00900399">
            <w:pPr>
              <w:pStyle w:val="Bibliografa"/>
            </w:pPr>
            <w:bookmarkStart w:id="9" w:name="Cite_id96_Radio_AstrNoYear_NoAuthor"/>
            <w:r w:rsidRPr="00900399">
              <w:t>[8]</w:t>
            </w:r>
            <w:r w:rsidRPr="00900399">
              <w:tab/>
              <w:t>“Radio Astronomy SDR Applications”. Consultado: el 5 de marzo de 2026. [En línea]. Disponible en: https://www.rfspace.com/RFSPACE/Astronomy.html</w:t>
            </w:r>
            <w:bookmarkEnd w:id="9"/>
          </w:p>
          <w:p w14:paraId="406C9482" w14:textId="77777777" w:rsidR="00900399" w:rsidRPr="00900399" w:rsidRDefault="00900399" w:rsidP="00900399">
            <w:pPr>
              <w:pStyle w:val="Bibliografa"/>
            </w:pPr>
            <w:bookmarkStart w:id="10" w:name="Cite_id108_Receivers_NoYear_NoAuthor"/>
            <w:r w:rsidRPr="00900399">
              <w:t>[9]</w:t>
            </w:r>
            <w:r w:rsidRPr="00900399">
              <w:tab/>
              <w:t>“Receivers for Radio Telescopes”. Consultado: el 5 de marzo de 2026. [En línea]. Disponible en: http://www.stargazing.net/david/radio/receivers.html</w:t>
            </w:r>
            <w:bookmarkEnd w:id="10"/>
          </w:p>
          <w:p w14:paraId="5B8DB485" w14:textId="6AA60D3A" w:rsidR="000D7266" w:rsidRDefault="00205C0B" w:rsidP="001F0688">
            <w:pPr>
              <w:jc w:val="both"/>
              <w:rPr>
                <w:b/>
              </w:rPr>
            </w:pPr>
            <w:r>
              <w:rPr>
                <w:lang w:val="en-US"/>
              </w:rPr>
              <w:fldChar w:fldCharType="end"/>
            </w:r>
            <w:bookmarkEnd w:id="2"/>
          </w:p>
        </w:tc>
      </w:tr>
    </w:tbl>
    <w:p w14:paraId="5B8DB487" w14:textId="77777777" w:rsidR="000D7266" w:rsidRDefault="000D7266"/>
    <w:tbl>
      <w:tblPr>
        <w:tblStyle w:val="a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489" w14:textId="77777777">
        <w:tc>
          <w:tcPr>
            <w:tcW w:w="8494" w:type="dxa"/>
            <w:tcBorders>
              <w:top w:val="single" w:sz="4" w:space="0" w:color="000000"/>
              <w:bottom w:val="single" w:sz="4" w:space="0" w:color="000000"/>
            </w:tcBorders>
            <w:shd w:val="clear" w:color="auto" w:fill="E7E6E6"/>
          </w:tcPr>
          <w:p w14:paraId="5B8DB488"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lastRenderedPageBreak/>
              <w:t>Firmas de responsabilidad</w:t>
            </w:r>
          </w:p>
        </w:tc>
      </w:tr>
      <w:tr w:rsidR="000D7266" w14:paraId="5B8DB48B" w14:textId="77777777">
        <w:tc>
          <w:tcPr>
            <w:tcW w:w="8494" w:type="dxa"/>
            <w:tcBorders>
              <w:top w:val="single" w:sz="4" w:space="0" w:color="000000"/>
              <w:left w:val="single" w:sz="4" w:space="0" w:color="000000"/>
              <w:bottom w:val="single" w:sz="4" w:space="0" w:color="000000"/>
              <w:right w:val="single" w:sz="4" w:space="0" w:color="000000"/>
            </w:tcBorders>
          </w:tcPr>
          <w:p w14:paraId="5B8DB48A" w14:textId="77777777" w:rsidR="000D7266" w:rsidRDefault="000D7266">
            <w:pPr>
              <w:jc w:val="both"/>
              <w:rPr>
                <w:b/>
              </w:rPr>
            </w:pPr>
          </w:p>
        </w:tc>
      </w:tr>
      <w:tr w:rsidR="00BD6E1F" w14:paraId="1161E931" w14:textId="77777777">
        <w:tc>
          <w:tcPr>
            <w:tcW w:w="8494" w:type="dxa"/>
            <w:tcBorders>
              <w:top w:val="single" w:sz="4" w:space="0" w:color="000000"/>
              <w:left w:val="single" w:sz="4" w:space="0" w:color="000000"/>
              <w:bottom w:val="single" w:sz="4" w:space="0" w:color="000000"/>
              <w:right w:val="single" w:sz="4" w:space="0" w:color="000000"/>
            </w:tcBorders>
          </w:tcPr>
          <w:p w14:paraId="6FD5D62A" w14:textId="77777777" w:rsidR="00AB0C5A" w:rsidRDefault="00AB0C5A" w:rsidP="00BD6E1F">
            <w:pPr>
              <w:jc w:val="center"/>
              <w:rPr>
                <w:rFonts w:ascii="Corbel" w:eastAsia="Corbel" w:hAnsi="Corbel" w:cs="Corbel"/>
                <w:sz w:val="18"/>
                <w:szCs w:val="18"/>
              </w:rPr>
            </w:pPr>
          </w:p>
          <w:p w14:paraId="659E125F" w14:textId="77777777" w:rsidR="00AB0C5A" w:rsidRDefault="00AB0C5A" w:rsidP="00BD6E1F">
            <w:pPr>
              <w:jc w:val="center"/>
              <w:rPr>
                <w:rFonts w:ascii="Corbel" w:eastAsia="Corbel" w:hAnsi="Corbel" w:cs="Corbel"/>
                <w:sz w:val="18"/>
                <w:szCs w:val="18"/>
              </w:rPr>
            </w:pPr>
          </w:p>
          <w:p w14:paraId="63DAB6FC" w14:textId="77777777" w:rsidR="00AB0C5A" w:rsidRDefault="00AB0C5A" w:rsidP="00BD6E1F">
            <w:pPr>
              <w:jc w:val="center"/>
              <w:rPr>
                <w:rFonts w:ascii="Corbel" w:eastAsia="Corbel" w:hAnsi="Corbel" w:cs="Corbel"/>
                <w:sz w:val="18"/>
                <w:szCs w:val="18"/>
              </w:rPr>
            </w:pPr>
          </w:p>
          <w:p w14:paraId="6BD07D60" w14:textId="77777777" w:rsidR="00490594" w:rsidRDefault="00490594" w:rsidP="00BD6E1F">
            <w:pPr>
              <w:jc w:val="center"/>
              <w:rPr>
                <w:rFonts w:ascii="Corbel" w:eastAsia="Corbel" w:hAnsi="Corbel" w:cs="Corbel"/>
                <w:sz w:val="18"/>
                <w:szCs w:val="18"/>
              </w:rPr>
            </w:pPr>
          </w:p>
          <w:p w14:paraId="2B4ABAF6" w14:textId="77777777" w:rsidR="00AB0C5A" w:rsidRDefault="00AB0C5A" w:rsidP="00BD6E1F">
            <w:pPr>
              <w:jc w:val="center"/>
              <w:rPr>
                <w:rFonts w:ascii="Corbel" w:eastAsia="Corbel" w:hAnsi="Corbel" w:cs="Corbel"/>
                <w:sz w:val="18"/>
                <w:szCs w:val="18"/>
              </w:rPr>
            </w:pPr>
          </w:p>
          <w:p w14:paraId="6326C978" w14:textId="77777777" w:rsidR="00AB0C5A" w:rsidRDefault="00AB0C5A" w:rsidP="00AB0C5A">
            <w:pPr>
              <w:spacing w:before="40"/>
              <w:jc w:val="center"/>
              <w:rPr>
                <w:b/>
                <w:sz w:val="18"/>
                <w:szCs w:val="18"/>
              </w:rPr>
            </w:pPr>
            <w:r>
              <w:rPr>
                <w:b/>
                <w:sz w:val="18"/>
                <w:szCs w:val="18"/>
              </w:rPr>
              <w:t>_________________________________</w:t>
            </w:r>
          </w:p>
          <w:p w14:paraId="276427B8" w14:textId="5BE40175" w:rsidR="00BD6E1F" w:rsidRDefault="00BD6E1F" w:rsidP="00BD6E1F">
            <w:pPr>
              <w:jc w:val="center"/>
              <w:rPr>
                <w:sz w:val="20"/>
                <w:szCs w:val="20"/>
              </w:rPr>
            </w:pPr>
            <w:r>
              <w:rPr>
                <w:sz w:val="20"/>
                <w:szCs w:val="20"/>
              </w:rPr>
              <w:t xml:space="preserve">Sr.  </w:t>
            </w:r>
            <w:r w:rsidR="00A738A3">
              <w:rPr>
                <w:sz w:val="20"/>
                <w:szCs w:val="20"/>
              </w:rPr>
              <w:t>Jhon Alexander Guitarra Sanchez</w:t>
            </w:r>
          </w:p>
          <w:p w14:paraId="48548134" w14:textId="14FCAA3B" w:rsidR="00BD6E1F" w:rsidRDefault="00BD6E1F" w:rsidP="00BD6E1F">
            <w:pPr>
              <w:jc w:val="center"/>
              <w:rPr>
                <w:rFonts w:ascii="Corbel" w:eastAsia="Corbel" w:hAnsi="Corbel" w:cs="Corbel"/>
                <w:sz w:val="18"/>
                <w:szCs w:val="18"/>
              </w:rPr>
            </w:pPr>
            <w:r>
              <w:rPr>
                <w:sz w:val="20"/>
                <w:szCs w:val="20"/>
              </w:rPr>
              <w:t xml:space="preserve">C.I. </w:t>
            </w:r>
            <w:r w:rsidR="00A738A3">
              <w:rPr>
                <w:sz w:val="20"/>
                <w:szCs w:val="20"/>
              </w:rPr>
              <w:t>1726079948</w:t>
            </w:r>
          </w:p>
          <w:p w14:paraId="4624EB41" w14:textId="77777777" w:rsidR="00BD6E1F" w:rsidRDefault="00BD6E1F">
            <w:pPr>
              <w:jc w:val="both"/>
              <w:rPr>
                <w:b/>
              </w:rPr>
            </w:pPr>
          </w:p>
        </w:tc>
      </w:tr>
      <w:tr w:rsidR="000D7266" w14:paraId="5B8DB4A3" w14:textId="77777777">
        <w:trPr>
          <w:trHeight w:val="276"/>
        </w:trPr>
        <w:tc>
          <w:tcPr>
            <w:tcW w:w="8494" w:type="dxa"/>
            <w:tcBorders>
              <w:top w:val="single" w:sz="4" w:space="0" w:color="000000"/>
              <w:left w:val="single" w:sz="4" w:space="0" w:color="000000"/>
              <w:bottom w:val="single" w:sz="4" w:space="0" w:color="000000"/>
              <w:right w:val="single" w:sz="4" w:space="0" w:color="000000"/>
            </w:tcBorders>
          </w:tcPr>
          <w:p w14:paraId="5B8DB49B" w14:textId="77777777" w:rsidR="000D7266" w:rsidRDefault="000D7266">
            <w:pPr>
              <w:spacing w:before="40"/>
              <w:jc w:val="center"/>
              <w:rPr>
                <w:b/>
                <w:sz w:val="18"/>
                <w:szCs w:val="18"/>
              </w:rPr>
            </w:pPr>
          </w:p>
          <w:p w14:paraId="5B8DB49C" w14:textId="77777777" w:rsidR="000D7266" w:rsidRDefault="000D7266">
            <w:pPr>
              <w:spacing w:before="40"/>
              <w:jc w:val="center"/>
              <w:rPr>
                <w:b/>
                <w:sz w:val="18"/>
                <w:szCs w:val="18"/>
              </w:rPr>
            </w:pPr>
          </w:p>
          <w:p w14:paraId="59A1B92B" w14:textId="77777777" w:rsidR="00490594" w:rsidRDefault="00490594">
            <w:pPr>
              <w:spacing w:before="40"/>
              <w:jc w:val="center"/>
              <w:rPr>
                <w:b/>
                <w:sz w:val="18"/>
                <w:szCs w:val="18"/>
              </w:rPr>
            </w:pPr>
          </w:p>
          <w:p w14:paraId="5B8DB49E" w14:textId="77777777" w:rsidR="000D7266" w:rsidRDefault="000D7266">
            <w:pPr>
              <w:spacing w:before="40"/>
              <w:jc w:val="center"/>
              <w:rPr>
                <w:b/>
                <w:sz w:val="18"/>
                <w:szCs w:val="18"/>
              </w:rPr>
            </w:pPr>
          </w:p>
          <w:p w14:paraId="5B8DB49F" w14:textId="77777777" w:rsidR="000D7266" w:rsidRDefault="008B258B">
            <w:pPr>
              <w:spacing w:before="40"/>
              <w:jc w:val="center"/>
              <w:rPr>
                <w:b/>
                <w:sz w:val="18"/>
                <w:szCs w:val="18"/>
              </w:rPr>
            </w:pPr>
            <w:r>
              <w:rPr>
                <w:b/>
                <w:sz w:val="18"/>
                <w:szCs w:val="18"/>
              </w:rPr>
              <w:t>_________________________________</w:t>
            </w:r>
          </w:p>
          <w:p w14:paraId="5B8DB4A0" w14:textId="5D1D232B" w:rsidR="000D7266" w:rsidRDefault="008B258B">
            <w:pPr>
              <w:spacing w:before="40"/>
              <w:jc w:val="center"/>
              <w:rPr>
                <w:sz w:val="18"/>
                <w:szCs w:val="18"/>
              </w:rPr>
            </w:pPr>
            <w:r>
              <w:rPr>
                <w:sz w:val="18"/>
                <w:szCs w:val="18"/>
              </w:rPr>
              <w:t>Ing.</w:t>
            </w:r>
            <w:r w:rsidR="00A738A3">
              <w:rPr>
                <w:sz w:val="18"/>
                <w:szCs w:val="18"/>
              </w:rPr>
              <w:t xml:space="preserve"> </w:t>
            </w:r>
            <w:r w:rsidR="00A738A3" w:rsidRPr="00A738A3">
              <w:rPr>
                <w:sz w:val="18"/>
                <w:szCs w:val="18"/>
              </w:rPr>
              <w:t>Marco Fernando Lara Mina</w:t>
            </w:r>
          </w:p>
          <w:p w14:paraId="5B8DB4A1" w14:textId="7BE669E8" w:rsidR="000D7266" w:rsidRDefault="008B258B">
            <w:pPr>
              <w:spacing w:before="40"/>
              <w:jc w:val="center"/>
              <w:rPr>
                <w:sz w:val="18"/>
                <w:szCs w:val="18"/>
              </w:rPr>
            </w:pPr>
            <w:r>
              <w:rPr>
                <w:sz w:val="18"/>
                <w:szCs w:val="18"/>
              </w:rPr>
              <w:t>C.I.</w:t>
            </w:r>
            <w:r w:rsidR="00A738A3">
              <w:rPr>
                <w:sz w:val="18"/>
                <w:szCs w:val="18"/>
              </w:rPr>
              <w:t xml:space="preserve"> </w:t>
            </w:r>
            <w:r w:rsidR="00A738A3" w:rsidRPr="00A738A3">
              <w:rPr>
                <w:sz w:val="18"/>
                <w:szCs w:val="18"/>
              </w:rPr>
              <w:t>1715140115</w:t>
            </w:r>
          </w:p>
          <w:p w14:paraId="499DD2CC" w14:textId="77777777" w:rsidR="00A738A3" w:rsidRDefault="00A738A3">
            <w:pPr>
              <w:spacing w:before="40"/>
              <w:jc w:val="center"/>
              <w:rPr>
                <w:sz w:val="18"/>
                <w:szCs w:val="18"/>
              </w:rPr>
            </w:pPr>
          </w:p>
          <w:p w14:paraId="5B8DB4A2" w14:textId="77777777" w:rsidR="000D7266" w:rsidRDefault="008B258B">
            <w:pPr>
              <w:jc w:val="center"/>
              <w:rPr>
                <w:b/>
              </w:rPr>
            </w:pPr>
            <w:r>
              <w:rPr>
                <w:sz w:val="18"/>
                <w:szCs w:val="18"/>
              </w:rPr>
              <w:t>Director del Proyecto</w:t>
            </w:r>
          </w:p>
        </w:tc>
      </w:tr>
    </w:tbl>
    <w:p w14:paraId="5B8DB4A7" w14:textId="77777777" w:rsidR="000D7266" w:rsidRDefault="000D7266">
      <w:pPr>
        <w:tabs>
          <w:tab w:val="left" w:pos="3750"/>
        </w:tabs>
        <w:rPr>
          <w:sz w:val="20"/>
          <w:szCs w:val="20"/>
        </w:rPr>
      </w:pPr>
    </w:p>
    <w:p w14:paraId="5B8DB4A8" w14:textId="4EA3F7EF" w:rsidR="000D7266" w:rsidRDefault="008B258B">
      <w:r>
        <w:t xml:space="preserve">Sangolquí, </w:t>
      </w:r>
      <w:r w:rsidR="00AB0C5A">
        <w:fldChar w:fldCharType="begin"/>
      </w:r>
      <w:r w:rsidR="00AB0C5A">
        <w:instrText xml:space="preserve"> TIME \@ "d 'de' MMMM 'de' yyyy" </w:instrText>
      </w:r>
      <w:r w:rsidR="00AB0C5A">
        <w:fldChar w:fldCharType="separate"/>
      </w:r>
      <w:r w:rsidR="00490594">
        <w:rPr>
          <w:noProof/>
        </w:rPr>
        <w:t>6 de marzo de 2026</w:t>
      </w:r>
      <w:r w:rsidR="00AB0C5A">
        <w:fldChar w:fldCharType="end"/>
      </w:r>
    </w:p>
    <w:p w14:paraId="6EFB3E3D" w14:textId="3C04BC37" w:rsidR="005052B0" w:rsidRPr="005052B0" w:rsidRDefault="005052B0">
      <w:pPr>
        <w:rPr>
          <w:lang w:val="en-US"/>
        </w:rPr>
      </w:pPr>
    </w:p>
    <w:sectPr w:rsidR="005052B0" w:rsidRPr="005052B0">
      <w:headerReference w:type="default" r:id="rId13"/>
      <w:footerReference w:type="default" r:id="rId14"/>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3184" w14:textId="77777777" w:rsidR="00424B39" w:rsidRDefault="00424B39">
      <w:pPr>
        <w:spacing w:after="0" w:line="240" w:lineRule="auto"/>
      </w:pPr>
      <w:r>
        <w:separator/>
      </w:r>
    </w:p>
  </w:endnote>
  <w:endnote w:type="continuationSeparator" w:id="0">
    <w:p w14:paraId="0C55F463" w14:textId="77777777" w:rsidR="00424B39" w:rsidRDefault="0042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5497E15-2FA7-4939-9E3C-FFEAD4C6797D}"/>
  </w:font>
  <w:font w:name="Garamond">
    <w:panose1 w:val="02020404030301010803"/>
    <w:charset w:val="00"/>
    <w:family w:val="roman"/>
    <w:pitch w:val="variable"/>
    <w:sig w:usb0="00000287" w:usb1="00000000" w:usb2="00000000" w:usb3="00000000" w:csb0="0000009F" w:csb1="00000000"/>
    <w:embedRegular r:id="rId2" w:fontKey="{6452FC69-9F00-4802-8491-6C618D8C179E}"/>
  </w:font>
  <w:font w:name="Georgia">
    <w:panose1 w:val="02040502050405020303"/>
    <w:charset w:val="00"/>
    <w:family w:val="roman"/>
    <w:pitch w:val="variable"/>
    <w:sig w:usb0="00000287" w:usb1="00000000" w:usb2="00000000" w:usb3="00000000" w:csb0="0000009F" w:csb1="00000000"/>
    <w:embedRegular r:id="rId3" w:fontKey="{84C3019C-17CD-4F53-A46A-D412432B6FC4}"/>
    <w:embedItalic r:id="rId4" w:fontKey="{4EC760E6-62F0-458A-8FA6-7A59E1A7E8B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6DAB9ED9-204F-4A2E-9FF6-4AFB60498C42}"/>
    <w:embedBold r:id="rId6" w:fontKey="{6DA38945-F44F-4F8E-88ED-B7DFEFFEB98D}"/>
  </w:font>
  <w:font w:name="Corbel">
    <w:panose1 w:val="020B0503020204020204"/>
    <w:charset w:val="00"/>
    <w:family w:val="swiss"/>
    <w:pitch w:val="variable"/>
    <w:sig w:usb0="A00002EF" w:usb1="4000A44B" w:usb2="00000000" w:usb3="00000000" w:csb0="0000019F" w:csb1="00000000"/>
    <w:embedRegular r:id="rId7" w:fontKey="{A27BB482-2A63-421F-A7EC-DE00C6D0A33F}"/>
  </w:font>
  <w:font w:name="Calibri Light">
    <w:panose1 w:val="020F0302020204030204"/>
    <w:charset w:val="00"/>
    <w:family w:val="swiss"/>
    <w:pitch w:val="variable"/>
    <w:sig w:usb0="E4002EFF" w:usb1="C000247B" w:usb2="00000009" w:usb3="00000000" w:csb0="000001FF" w:csb1="00000000"/>
    <w:embedRegular r:id="rId8" w:fontKey="{2EE21C91-7850-4B68-AE74-0FDD6C2507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B4AF" w14:textId="7E62FC0F" w:rsidR="000D7266" w:rsidRDefault="008B258B">
    <w:pPr>
      <w:pBdr>
        <w:top w:val="nil"/>
        <w:left w:val="nil"/>
        <w:bottom w:val="nil"/>
        <w:right w:val="nil"/>
        <w:between w:val="nil"/>
      </w:pBdr>
      <w:tabs>
        <w:tab w:val="center" w:pos="4252"/>
        <w:tab w:val="right" w:pos="8504"/>
      </w:tabs>
      <w:spacing w:after="0" w:line="240" w:lineRule="auto"/>
      <w:jc w:val="center"/>
      <w:rPr>
        <w:color w:val="000000"/>
      </w:rPr>
    </w:pPr>
    <w:r>
      <w:rPr>
        <w:color w:val="000000"/>
      </w:rPr>
      <w:t xml:space="preserve">Página </w:t>
    </w:r>
    <w:r>
      <w:rPr>
        <w:b/>
        <w:color w:val="000000"/>
      </w:rPr>
      <w:fldChar w:fldCharType="begin"/>
    </w:r>
    <w:r>
      <w:rPr>
        <w:b/>
        <w:color w:val="000000"/>
      </w:rPr>
      <w:instrText>PAGE</w:instrText>
    </w:r>
    <w:r>
      <w:rPr>
        <w:b/>
        <w:color w:val="000000"/>
      </w:rPr>
      <w:fldChar w:fldCharType="separate"/>
    </w:r>
    <w:r w:rsidR="002401AD">
      <w:rPr>
        <w:b/>
        <w:noProof/>
        <w:color w:val="000000"/>
      </w:rPr>
      <w:t>2</w:t>
    </w:r>
    <w:r>
      <w:rPr>
        <w:b/>
        <w:color w:val="000000"/>
      </w:rPr>
      <w:fldChar w:fldCharType="end"/>
    </w:r>
    <w:r>
      <w:rPr>
        <w:color w:val="000000"/>
      </w:rPr>
      <w:t xml:space="preserve"> </w:t>
    </w:r>
  </w:p>
  <w:p w14:paraId="5B8DB4B0" w14:textId="77777777" w:rsidR="000D7266" w:rsidRDefault="000D726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E673A" w14:textId="77777777" w:rsidR="00424B39" w:rsidRDefault="00424B39">
      <w:pPr>
        <w:spacing w:after="0" w:line="240" w:lineRule="auto"/>
      </w:pPr>
      <w:r>
        <w:separator/>
      </w:r>
    </w:p>
  </w:footnote>
  <w:footnote w:type="continuationSeparator" w:id="0">
    <w:p w14:paraId="0FF8517F" w14:textId="77777777" w:rsidR="00424B39" w:rsidRDefault="00424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B4AD" w14:textId="77777777" w:rsidR="000D7266" w:rsidRDefault="008B258B">
    <w:pPr>
      <w:pBdr>
        <w:top w:val="nil"/>
        <w:left w:val="nil"/>
        <w:bottom w:val="nil"/>
        <w:right w:val="nil"/>
        <w:between w:val="nil"/>
      </w:pBdr>
      <w:tabs>
        <w:tab w:val="center" w:pos="4252"/>
        <w:tab w:val="right" w:pos="8504"/>
      </w:tabs>
      <w:spacing w:after="0" w:line="240" w:lineRule="auto"/>
      <w:rPr>
        <w:color w:val="000000"/>
      </w:rPr>
    </w:pPr>
    <w:r>
      <w:rPr>
        <w:noProof/>
        <w:color w:val="000000"/>
      </w:rPr>
      <w:drawing>
        <wp:anchor distT="0" distB="0" distL="114300" distR="114300" simplePos="0" relativeHeight="251658240" behindDoc="0" locked="0" layoutInCell="1" hidden="0" allowOverlap="1" wp14:anchorId="5B8DB4B1" wp14:editId="6B046890">
          <wp:simplePos x="0" y="0"/>
          <wp:positionH relativeFrom="margin">
            <wp:posOffset>2108835</wp:posOffset>
          </wp:positionH>
          <wp:positionV relativeFrom="topMargin">
            <wp:posOffset>475615</wp:posOffset>
          </wp:positionV>
          <wp:extent cx="1473200" cy="379730"/>
          <wp:effectExtent l="0" t="0" r="0" b="0"/>
          <wp:wrapSquare wrapText="bothSides" distT="0" distB="0" distL="114300" distR="114300"/>
          <wp:docPr id="4" name="image2.png" descr="Logo of Universidad de las Fuerzas Armadas ESPE, featuring a detailed emblem with an eagle, shield, and laurel branches on the left. The text &quot;ESPE&quot; is prominently displayed in large green letters, with the full university name and motto &quot;Innovación para la excelencia&quot; below in black."/>
          <wp:cNvGraphicFramePr/>
          <a:graphic xmlns:a="http://schemas.openxmlformats.org/drawingml/2006/main">
            <a:graphicData uri="http://schemas.openxmlformats.org/drawingml/2006/picture">
              <pic:pic xmlns:pic="http://schemas.openxmlformats.org/drawingml/2006/picture">
                <pic:nvPicPr>
                  <pic:cNvPr id="4" name="image2.png" descr="Logo of Universidad de las Fuerzas Armadas ESPE, featuring a detailed emblem with an eagle, shield, and laurel branches on the left. The text &quot;ESPE&quot; is prominently displayed in large green letters, with the full university name and motto &quot;Innovación para la excelencia&quot; below in black."/>
                  <pic:cNvPicPr preferRelativeResize="0"/>
                </pic:nvPicPr>
                <pic:blipFill>
                  <a:blip r:embed="rId1"/>
                  <a:srcRect/>
                  <a:stretch>
                    <a:fillRect/>
                  </a:stretch>
                </pic:blipFill>
                <pic:spPr>
                  <a:xfrm>
                    <a:off x="0" y="0"/>
                    <a:ext cx="1473200" cy="379730"/>
                  </a:xfrm>
                  <a:prstGeom prst="rect">
                    <a:avLst/>
                  </a:prstGeom>
                  <a:ln/>
                </pic:spPr>
              </pic:pic>
            </a:graphicData>
          </a:graphic>
        </wp:anchor>
      </w:drawing>
    </w:r>
  </w:p>
  <w:p w14:paraId="5B8DB4AE" w14:textId="77777777" w:rsidR="000D7266" w:rsidRDefault="000D7266">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436E1"/>
    <w:multiLevelType w:val="multilevel"/>
    <w:tmpl w:val="FB8CCA9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8BD7282"/>
    <w:multiLevelType w:val="multilevel"/>
    <w:tmpl w:val="771E375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0439023">
    <w:abstractNumId w:val="0"/>
  </w:num>
  <w:num w:numId="2" w16cid:durableId="152417279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FERNANDO LARA MINA">
    <w15:presenceInfo w15:providerId="AD" w15:userId="S::marco.lara@epn.edu.ec::7aa18029-c3da-4c49-9f1c-2b9a49085c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266"/>
    <w:rsid w:val="00000F9E"/>
    <w:rsid w:val="0000612C"/>
    <w:rsid w:val="000116ED"/>
    <w:rsid w:val="00012235"/>
    <w:rsid w:val="0001525F"/>
    <w:rsid w:val="00024C0C"/>
    <w:rsid w:val="00026580"/>
    <w:rsid w:val="0003384B"/>
    <w:rsid w:val="0004369F"/>
    <w:rsid w:val="00050ECC"/>
    <w:rsid w:val="000532C0"/>
    <w:rsid w:val="00053D36"/>
    <w:rsid w:val="00056C83"/>
    <w:rsid w:val="000616DD"/>
    <w:rsid w:val="000804F7"/>
    <w:rsid w:val="00084D75"/>
    <w:rsid w:val="0008769A"/>
    <w:rsid w:val="000A0C14"/>
    <w:rsid w:val="000D7266"/>
    <w:rsid w:val="001002DB"/>
    <w:rsid w:val="00104316"/>
    <w:rsid w:val="0011033B"/>
    <w:rsid w:val="0012329F"/>
    <w:rsid w:val="001243BC"/>
    <w:rsid w:val="00177637"/>
    <w:rsid w:val="001C4B12"/>
    <w:rsid w:val="001F0688"/>
    <w:rsid w:val="002005BD"/>
    <w:rsid w:val="00201F58"/>
    <w:rsid w:val="00205C0B"/>
    <w:rsid w:val="002139B0"/>
    <w:rsid w:val="00230CF3"/>
    <w:rsid w:val="002401AD"/>
    <w:rsid w:val="0025360E"/>
    <w:rsid w:val="00254BAF"/>
    <w:rsid w:val="00296712"/>
    <w:rsid w:val="002C0F97"/>
    <w:rsid w:val="002C1591"/>
    <w:rsid w:val="002C1D83"/>
    <w:rsid w:val="002C227C"/>
    <w:rsid w:val="002D0744"/>
    <w:rsid w:val="002E08DA"/>
    <w:rsid w:val="002E5E11"/>
    <w:rsid w:val="002F6A84"/>
    <w:rsid w:val="0030633A"/>
    <w:rsid w:val="003077D9"/>
    <w:rsid w:val="003218B3"/>
    <w:rsid w:val="00326576"/>
    <w:rsid w:val="003471F7"/>
    <w:rsid w:val="0035574A"/>
    <w:rsid w:val="00360646"/>
    <w:rsid w:val="0036780D"/>
    <w:rsid w:val="00372E6B"/>
    <w:rsid w:val="003813D0"/>
    <w:rsid w:val="003A59AD"/>
    <w:rsid w:val="003A65BA"/>
    <w:rsid w:val="003C04A4"/>
    <w:rsid w:val="003C3524"/>
    <w:rsid w:val="003E30AB"/>
    <w:rsid w:val="004072F3"/>
    <w:rsid w:val="00424B39"/>
    <w:rsid w:val="0045140C"/>
    <w:rsid w:val="0045768B"/>
    <w:rsid w:val="00461662"/>
    <w:rsid w:val="00466759"/>
    <w:rsid w:val="00467EEA"/>
    <w:rsid w:val="0047539F"/>
    <w:rsid w:val="004766D6"/>
    <w:rsid w:val="00485E64"/>
    <w:rsid w:val="00487302"/>
    <w:rsid w:val="00490594"/>
    <w:rsid w:val="004B744F"/>
    <w:rsid w:val="004D3C45"/>
    <w:rsid w:val="005022E2"/>
    <w:rsid w:val="005052B0"/>
    <w:rsid w:val="0050743F"/>
    <w:rsid w:val="00526DD1"/>
    <w:rsid w:val="0055162C"/>
    <w:rsid w:val="0058569B"/>
    <w:rsid w:val="005A60A0"/>
    <w:rsid w:val="005B5956"/>
    <w:rsid w:val="005B7210"/>
    <w:rsid w:val="005D1239"/>
    <w:rsid w:val="00600A9F"/>
    <w:rsid w:val="00633B95"/>
    <w:rsid w:val="00641619"/>
    <w:rsid w:val="006417D8"/>
    <w:rsid w:val="00645B50"/>
    <w:rsid w:val="00653DA7"/>
    <w:rsid w:val="00681BA3"/>
    <w:rsid w:val="00683A74"/>
    <w:rsid w:val="006D39B6"/>
    <w:rsid w:val="0070312C"/>
    <w:rsid w:val="00716A05"/>
    <w:rsid w:val="007231D6"/>
    <w:rsid w:val="00751849"/>
    <w:rsid w:val="00772568"/>
    <w:rsid w:val="007737B8"/>
    <w:rsid w:val="00791076"/>
    <w:rsid w:val="00793BEB"/>
    <w:rsid w:val="007F2C38"/>
    <w:rsid w:val="008076A0"/>
    <w:rsid w:val="00814AD0"/>
    <w:rsid w:val="00824E96"/>
    <w:rsid w:val="00825BB1"/>
    <w:rsid w:val="008470C4"/>
    <w:rsid w:val="00864B58"/>
    <w:rsid w:val="008667EB"/>
    <w:rsid w:val="00867913"/>
    <w:rsid w:val="008874CD"/>
    <w:rsid w:val="00895F9F"/>
    <w:rsid w:val="008B258B"/>
    <w:rsid w:val="00900399"/>
    <w:rsid w:val="00922012"/>
    <w:rsid w:val="00923EE8"/>
    <w:rsid w:val="0095009F"/>
    <w:rsid w:val="009601CF"/>
    <w:rsid w:val="00970E5D"/>
    <w:rsid w:val="009754B4"/>
    <w:rsid w:val="009914C7"/>
    <w:rsid w:val="009B4C07"/>
    <w:rsid w:val="009C66DF"/>
    <w:rsid w:val="00A4365E"/>
    <w:rsid w:val="00A45C01"/>
    <w:rsid w:val="00A47B5A"/>
    <w:rsid w:val="00A529F6"/>
    <w:rsid w:val="00A55972"/>
    <w:rsid w:val="00A66852"/>
    <w:rsid w:val="00A738A3"/>
    <w:rsid w:val="00A82F6D"/>
    <w:rsid w:val="00A91E54"/>
    <w:rsid w:val="00AA7643"/>
    <w:rsid w:val="00AB0C5A"/>
    <w:rsid w:val="00AB3A12"/>
    <w:rsid w:val="00AC0361"/>
    <w:rsid w:val="00AD1397"/>
    <w:rsid w:val="00AD1AEB"/>
    <w:rsid w:val="00AD42B3"/>
    <w:rsid w:val="00AD5B07"/>
    <w:rsid w:val="00AD66B0"/>
    <w:rsid w:val="00AE3689"/>
    <w:rsid w:val="00AE648F"/>
    <w:rsid w:val="00AE6EEB"/>
    <w:rsid w:val="00B02BA4"/>
    <w:rsid w:val="00B04CFF"/>
    <w:rsid w:val="00B25EAA"/>
    <w:rsid w:val="00B27461"/>
    <w:rsid w:val="00B540E6"/>
    <w:rsid w:val="00B55119"/>
    <w:rsid w:val="00B76B3B"/>
    <w:rsid w:val="00B815CB"/>
    <w:rsid w:val="00B90D08"/>
    <w:rsid w:val="00BA15ED"/>
    <w:rsid w:val="00BB3A81"/>
    <w:rsid w:val="00BC5638"/>
    <w:rsid w:val="00BD44A6"/>
    <w:rsid w:val="00BD57CD"/>
    <w:rsid w:val="00BD6E1F"/>
    <w:rsid w:val="00BF17A7"/>
    <w:rsid w:val="00BF1997"/>
    <w:rsid w:val="00BF520D"/>
    <w:rsid w:val="00BF7AB6"/>
    <w:rsid w:val="00C074B7"/>
    <w:rsid w:val="00C133C1"/>
    <w:rsid w:val="00C55FCA"/>
    <w:rsid w:val="00C71C6E"/>
    <w:rsid w:val="00C83EBF"/>
    <w:rsid w:val="00C90CEC"/>
    <w:rsid w:val="00C90E7A"/>
    <w:rsid w:val="00CC7226"/>
    <w:rsid w:val="00CD6CA6"/>
    <w:rsid w:val="00D41775"/>
    <w:rsid w:val="00D4210A"/>
    <w:rsid w:val="00D538F9"/>
    <w:rsid w:val="00D7040B"/>
    <w:rsid w:val="00D84134"/>
    <w:rsid w:val="00DA355C"/>
    <w:rsid w:val="00DB5BFB"/>
    <w:rsid w:val="00DB63E6"/>
    <w:rsid w:val="00DC089F"/>
    <w:rsid w:val="00DD59C0"/>
    <w:rsid w:val="00DF5BFD"/>
    <w:rsid w:val="00E42FB2"/>
    <w:rsid w:val="00E71A21"/>
    <w:rsid w:val="00EB732D"/>
    <w:rsid w:val="00EE6E02"/>
    <w:rsid w:val="00EF5636"/>
    <w:rsid w:val="00F01601"/>
    <w:rsid w:val="00F129FB"/>
    <w:rsid w:val="00F61CD8"/>
    <w:rsid w:val="00F76184"/>
    <w:rsid w:val="00FA4525"/>
    <w:rsid w:val="00FA4614"/>
    <w:rsid w:val="00FA47C6"/>
    <w:rsid w:val="00FC0C53"/>
    <w:rsid w:val="00FC462E"/>
    <w:rsid w:val="00FD1084"/>
    <w:rsid w:val="00FD45D6"/>
    <w:rsid w:val="00FE055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B351"/>
  <w15:docId w15:val="{9E9BC351-3ECB-493C-BCEA-F1C82CF2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C0"/>
  </w:style>
  <w:style w:type="paragraph" w:styleId="Ttulo1">
    <w:name w:val="heading 1"/>
    <w:basedOn w:val="Normal"/>
    <w:next w:val="Normal"/>
    <w:link w:val="Ttulo1Car"/>
    <w:uiPriority w:val="9"/>
    <w:qFormat/>
    <w:rsid w:val="00CD7C1A"/>
    <w:pPr>
      <w:keepNext/>
      <w:keepLines/>
      <w:spacing w:before="240" w:after="0"/>
      <w:jc w:val="both"/>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CD7C1A"/>
    <w:pPr>
      <w:keepNext/>
      <w:keepLines/>
      <w:suppressAutoHyphens/>
      <w:spacing w:before="40" w:after="0" w:line="240" w:lineRule="auto"/>
      <w:outlineLvl w:val="1"/>
    </w:pPr>
    <w:rPr>
      <w:rFonts w:eastAsiaTheme="majorEastAsia" w:cstheme="majorBidi"/>
      <w:b/>
      <w:color w:val="000000" w:themeColor="text1"/>
      <w:szCs w:val="26"/>
      <w:lang w:eastAsia="ar-SA"/>
    </w:rPr>
  </w:style>
  <w:style w:type="paragraph" w:styleId="Ttulo3">
    <w:name w:val="heading 3"/>
    <w:basedOn w:val="Normal"/>
    <w:next w:val="Normal"/>
    <w:link w:val="Ttulo3Car"/>
    <w:uiPriority w:val="9"/>
    <w:semiHidden/>
    <w:unhideWhenUsed/>
    <w:qFormat/>
    <w:rsid w:val="000F392B"/>
    <w:pPr>
      <w:keepNext/>
      <w:keepLines/>
      <w:spacing w:before="40" w:after="0"/>
      <w:outlineLvl w:val="2"/>
    </w:pPr>
    <w:rPr>
      <w:rFonts w:eastAsiaTheme="majorEastAsia" w:cstheme="majorBidi"/>
      <w:b/>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CD7C1A"/>
    <w:rPr>
      <w:rFonts w:ascii="Times New Roman" w:eastAsiaTheme="majorEastAsia" w:hAnsi="Times New Roman" w:cstheme="majorBidi"/>
      <w:b/>
      <w:sz w:val="28"/>
      <w:szCs w:val="32"/>
      <w:lang w:val="es-ES"/>
    </w:rPr>
  </w:style>
  <w:style w:type="character" w:customStyle="1" w:styleId="Ttulo2Car">
    <w:name w:val="Título 2 Car"/>
    <w:basedOn w:val="Fuentedeprrafopredeter"/>
    <w:link w:val="Ttulo2"/>
    <w:uiPriority w:val="9"/>
    <w:rsid w:val="00CD7C1A"/>
    <w:rPr>
      <w:rFonts w:ascii="Times New Roman" w:eastAsiaTheme="majorEastAsia" w:hAnsi="Times New Roman" w:cstheme="majorBidi"/>
      <w:b/>
      <w:color w:val="000000" w:themeColor="text1"/>
      <w:sz w:val="24"/>
      <w:szCs w:val="26"/>
      <w:lang w:val="es-ES" w:eastAsia="ar-SA"/>
    </w:rPr>
  </w:style>
  <w:style w:type="character" w:customStyle="1" w:styleId="Ttulo3Car">
    <w:name w:val="Título 3 Car"/>
    <w:basedOn w:val="Fuentedeprrafopredeter"/>
    <w:link w:val="Ttulo3"/>
    <w:uiPriority w:val="9"/>
    <w:rsid w:val="000F392B"/>
    <w:rPr>
      <w:rFonts w:ascii="Times New Roman" w:eastAsiaTheme="majorEastAsia" w:hAnsi="Times New Roman" w:cstheme="majorBidi"/>
      <w:b/>
      <w:sz w:val="24"/>
      <w:szCs w:val="24"/>
    </w:rPr>
  </w:style>
  <w:style w:type="table" w:styleId="Tablaconcuadrcula">
    <w:name w:val="Table Grid"/>
    <w:basedOn w:val="Tablanormal"/>
    <w:uiPriority w:val="39"/>
    <w:rsid w:val="0091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914C21"/>
    <w:pPr>
      <w:ind w:left="720"/>
      <w:contextualSpacing/>
    </w:pPr>
  </w:style>
  <w:style w:type="paragraph" w:styleId="Textoindependiente">
    <w:name w:val="Body Text"/>
    <w:basedOn w:val="Normal"/>
    <w:link w:val="TextoindependienteCar"/>
    <w:rsid w:val="00975B2F"/>
    <w:pPr>
      <w:spacing w:after="0" w:line="240" w:lineRule="auto"/>
      <w:jc w:val="both"/>
    </w:pPr>
    <w:rPr>
      <w:rFonts w:ascii="Garamond" w:hAnsi="Garamond"/>
      <w:sz w:val="22"/>
      <w:lang w:val="es-MX" w:eastAsia="es-ES"/>
    </w:rPr>
  </w:style>
  <w:style w:type="character" w:customStyle="1" w:styleId="TextoindependienteCar">
    <w:name w:val="Texto independiente Car"/>
    <w:basedOn w:val="Fuentedeprrafopredeter"/>
    <w:link w:val="Textoindependiente"/>
    <w:rsid w:val="00975B2F"/>
    <w:rPr>
      <w:rFonts w:ascii="Garamond" w:eastAsia="Times New Roman" w:hAnsi="Garamond" w:cs="Times New Roman"/>
      <w:szCs w:val="24"/>
      <w:lang w:val="es-MX" w:eastAsia="es-ES"/>
    </w:rPr>
  </w:style>
  <w:style w:type="paragraph" w:styleId="Sinespaciado">
    <w:name w:val="No Spacing"/>
    <w:uiPriority w:val="1"/>
    <w:qFormat/>
    <w:rsid w:val="00975B2F"/>
    <w:pPr>
      <w:spacing w:after="0" w:line="240" w:lineRule="auto"/>
    </w:pPr>
    <w:rPr>
      <w:lang w:val="es-ES" w:eastAsia="es-ES"/>
    </w:rPr>
  </w:style>
  <w:style w:type="paragraph" w:styleId="Encabezado">
    <w:name w:val="header"/>
    <w:basedOn w:val="Normal"/>
    <w:link w:val="EncabezadoCar"/>
    <w:uiPriority w:val="99"/>
    <w:unhideWhenUsed/>
    <w:rsid w:val="00683E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3E23"/>
    <w:rPr>
      <w:rFonts w:ascii="Times New Roman" w:hAnsi="Times New Roman"/>
      <w:sz w:val="24"/>
    </w:rPr>
  </w:style>
  <w:style w:type="paragraph" w:styleId="Piedepgina">
    <w:name w:val="footer"/>
    <w:basedOn w:val="Normal"/>
    <w:link w:val="PiedepginaCar"/>
    <w:uiPriority w:val="99"/>
    <w:unhideWhenUsed/>
    <w:rsid w:val="00683E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3E23"/>
    <w:rPr>
      <w:rFonts w:ascii="Times New Roman" w:hAnsi="Times New Roman"/>
      <w:sz w:val="24"/>
    </w:rPr>
  </w:style>
  <w:style w:type="character" w:styleId="Nmerodelnea">
    <w:name w:val="line number"/>
    <w:basedOn w:val="Fuentedeprrafopredeter"/>
    <w:uiPriority w:val="99"/>
    <w:semiHidden/>
    <w:unhideWhenUsed/>
    <w:rsid w:val="006164CA"/>
  </w:style>
  <w:style w:type="character" w:customStyle="1" w:styleId="PrrafodelistaCar">
    <w:name w:val="Párrafo de lista Car"/>
    <w:link w:val="Prrafodelista"/>
    <w:uiPriority w:val="34"/>
    <w:locked/>
    <w:rsid w:val="000C01BA"/>
    <w:rPr>
      <w:rFonts w:ascii="Times New Roman" w:hAnsi="Times New Roman"/>
      <w:sz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922012"/>
    <w:rPr>
      <w:color w:val="0563C1" w:themeColor="hyperlink"/>
      <w:u w:val="single"/>
    </w:rPr>
  </w:style>
  <w:style w:type="character" w:styleId="Mencinsinresolver">
    <w:name w:val="Unresolved Mention"/>
    <w:basedOn w:val="Fuentedeprrafopredeter"/>
    <w:uiPriority w:val="99"/>
    <w:semiHidden/>
    <w:unhideWhenUsed/>
    <w:rsid w:val="00922012"/>
    <w:rPr>
      <w:color w:val="605E5C"/>
      <w:shd w:val="clear" w:color="auto" w:fill="E1DFDD"/>
    </w:rPr>
  </w:style>
  <w:style w:type="paragraph" w:styleId="Bibliografa">
    <w:name w:val="Bibliography"/>
    <w:basedOn w:val="Normal"/>
    <w:next w:val="Normal"/>
    <w:uiPriority w:val="37"/>
    <w:unhideWhenUsed/>
    <w:rsid w:val="00AA7643"/>
    <w:pPr>
      <w:tabs>
        <w:tab w:val="left" w:pos="384"/>
      </w:tabs>
      <w:spacing w:after="0" w:line="240" w:lineRule="auto"/>
      <w:ind w:left="384" w:hanging="384"/>
    </w:pPr>
  </w:style>
  <w:style w:type="paragraph" w:styleId="Revisin">
    <w:name w:val="Revision"/>
    <w:hidden/>
    <w:uiPriority w:val="99"/>
    <w:semiHidden/>
    <w:rsid w:val="003218B3"/>
    <w:pPr>
      <w:spacing w:after="0" w:line="240" w:lineRule="auto"/>
    </w:pPr>
  </w:style>
  <w:style w:type="character" w:styleId="Refdecomentario">
    <w:name w:val="annotation reference"/>
    <w:basedOn w:val="Fuentedeprrafopredeter"/>
    <w:uiPriority w:val="99"/>
    <w:semiHidden/>
    <w:unhideWhenUsed/>
    <w:rsid w:val="003218B3"/>
    <w:rPr>
      <w:sz w:val="16"/>
      <w:szCs w:val="16"/>
    </w:rPr>
  </w:style>
  <w:style w:type="paragraph" w:styleId="Textocomentario">
    <w:name w:val="annotation text"/>
    <w:basedOn w:val="Normal"/>
    <w:link w:val="TextocomentarioCar"/>
    <w:uiPriority w:val="99"/>
    <w:unhideWhenUsed/>
    <w:rsid w:val="003218B3"/>
    <w:pPr>
      <w:spacing w:line="240" w:lineRule="auto"/>
    </w:pPr>
    <w:rPr>
      <w:sz w:val="20"/>
      <w:szCs w:val="20"/>
    </w:rPr>
  </w:style>
  <w:style w:type="character" w:customStyle="1" w:styleId="TextocomentarioCar">
    <w:name w:val="Texto comentario Car"/>
    <w:basedOn w:val="Fuentedeprrafopredeter"/>
    <w:link w:val="Textocomentario"/>
    <w:uiPriority w:val="99"/>
    <w:rsid w:val="003218B3"/>
    <w:rPr>
      <w:sz w:val="20"/>
      <w:szCs w:val="20"/>
    </w:rPr>
  </w:style>
  <w:style w:type="paragraph" w:styleId="Asuntodelcomentario">
    <w:name w:val="annotation subject"/>
    <w:basedOn w:val="Textocomentario"/>
    <w:next w:val="Textocomentario"/>
    <w:link w:val="AsuntodelcomentarioCar"/>
    <w:uiPriority w:val="99"/>
    <w:semiHidden/>
    <w:unhideWhenUsed/>
    <w:rsid w:val="003218B3"/>
    <w:rPr>
      <w:b/>
      <w:bCs/>
    </w:rPr>
  </w:style>
  <w:style w:type="character" w:customStyle="1" w:styleId="AsuntodelcomentarioCar">
    <w:name w:val="Asunto del comentario Car"/>
    <w:basedOn w:val="TextocomentarioCar"/>
    <w:link w:val="Asuntodelcomentario"/>
    <w:uiPriority w:val="99"/>
    <w:semiHidden/>
    <w:rsid w:val="003218B3"/>
    <w:rPr>
      <w:b/>
      <w:bCs/>
      <w:sz w:val="20"/>
      <w:szCs w:val="20"/>
    </w:rPr>
  </w:style>
  <w:style w:type="character" w:styleId="Hipervnculovisitado">
    <w:name w:val="FollowedHyperlink"/>
    <w:basedOn w:val="Fuentedeprrafopredeter"/>
    <w:uiPriority w:val="99"/>
    <w:semiHidden/>
    <w:unhideWhenUsed/>
    <w:rsid w:val="005516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epn.edu.ec/"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aguitarra@espe.edu.ec"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jsL8Pco1aPNdZbL7RWQaxRjTw==">CgMxLjA4AHIhMVFJcHM0TWJmZ3NqY1pPTmVKbF9TMEdoMV9xaVVCZk41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288087-F6FC-4B8F-9E12-DC9838A1E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9</Pages>
  <Words>7983</Words>
  <Characters>43907</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Guitarra Sanchez Jhon Alexander</cp:lastModifiedBy>
  <cp:revision>172</cp:revision>
  <cp:lastPrinted>2026-03-05T21:34:00Z</cp:lastPrinted>
  <dcterms:created xsi:type="dcterms:W3CDTF">2022-11-06T12:52:00Z</dcterms:created>
  <dcterms:modified xsi:type="dcterms:W3CDTF">2026-03-06T17:40:00Z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ojMUPABNCAtT_1">
    <vt:lpwstr>ZOTERO_TEMP</vt:lpwstr>
  </property>
  <property fmtid="{D5CDD505-2E9C-101B-9397-08002B2CF9AE}" pid="3" name="ZOTERO_PREF_1">
    <vt:lpwstr>&lt;data data-version="3" zotero-version="8.0.3"&gt;&lt;session id="wpToeaqK"/&gt;&lt;style id="http://www.zotero.org/styles/ieee" locale="es-MX"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3K7I02ij1QNK_1">
    <vt:lpwstr>ZOTERO_ITEM CSL_CITATION {"citationID":"28NcPyfz","properties":{"unsorted":false,"formattedCitation":"[1]","plainCitation":"[1]","noteIndex":0},"citationItems":[{"id":92,"uris":["http://zotero.org/users/15855260/items/Q8WK7YBY"],"itemData":{"id":92,"type"</vt:lpwstr>
  </property>
  <property fmtid="{D5CDD505-2E9C-101B-9397-08002B2CF9AE}" pid="6" name="ZOTERO_BREF_3K7I02ij1QNK_2">
    <vt:lpwstr>:"book","call-number":"522.682","collection-title":"Princeton series in modern observational astronomy","ISBN":"978-0-691-13779-7","language":"en","publisher":"Princeton university press","publisher-place":"Princeton","source":"BnF ISBN","title":"Essentia</vt:lpwstr>
  </property>
  <property fmtid="{D5CDD505-2E9C-101B-9397-08002B2CF9AE}" pid="7" name="ZOTERO_BREF_3K7I02ij1QNK_3">
    <vt:lpwstr>l radio astronomy","author":[{"family":"Condon","given":"James Justin"},{"family":"Ransom","given":"Scott J."}],"issued":{"date-parts":[["2016"]]}}}],"schema":"https://github.com/citation-style-language/schema/raw/master/csl-citation.json"}</vt:lpwstr>
  </property>
  <property fmtid="{D5CDD505-2E9C-101B-9397-08002B2CF9AE}" pid="8" name="ZOTERO_BREF_3kizZC3vitH0_1">
    <vt:lpwstr>ZOTERO_ITEM CSL_CITATION {"citationID":"Z4VnOuRe","properties":{"unsorted":false,"formattedCitation":"[1]","plainCitation":"[1]","noteIndex":0},"citationItems":[{"id":92,"uris":["http://zotero.org/users/15855260/items/Q8WK7YBY"],"itemData":{"id":92,"type"</vt:lpwstr>
  </property>
  <property fmtid="{D5CDD505-2E9C-101B-9397-08002B2CF9AE}" pid="9" name="ZOTERO_BREF_3kizZC3vitH0_2">
    <vt:lpwstr>:"book","call-number":"522.682","collection-title":"Princeton series in modern observational astronomy","ISBN":"978-0-691-13779-7","language":"en","publisher":"Princeton university press","publisher-place":"Princeton","source":"BnF ISBN","title":"Essentia</vt:lpwstr>
  </property>
  <property fmtid="{D5CDD505-2E9C-101B-9397-08002B2CF9AE}" pid="10" name="ZOTERO_BREF_3kizZC3vitH0_3">
    <vt:lpwstr>l radio astronomy","author":[{"family":"Condon","given":"James Justin"},{"family":"Ransom","given":"Scott J."}],"issued":{"date-parts":[["2016"]]}}}],"schema":"https://github.com/citation-style-language/schema/raw/master/csl-citation.json"}</vt:lpwstr>
  </property>
  <property fmtid="{D5CDD505-2E9C-101B-9397-08002B2CF9AE}" pid="11" name="ZOTERO_BREF_PUeHXNH86ary_1">
    <vt:lpwstr>ZOTERO_TEMP</vt:lpwstr>
  </property>
  <property fmtid="{D5CDD505-2E9C-101B-9397-08002B2CF9AE}" pid="12" name="ZOTERO_BREF_j5LPHSKEAjoG_1">
    <vt:lpwstr>ZOTERO_ITEM CSL_CITATION {"citationID":"E5S72eF1","properties":{"unsorted":false,"formattedCitation":"[2]","plainCitation":"[2]","noteIndex":0},"citationItems":[{"id":85,"uris":["http://zotero.org/users/15855260/items/DPGELZEF"],"itemData":{"id":85,"type"</vt:lpwstr>
  </property>
  <property fmtid="{D5CDD505-2E9C-101B-9397-08002B2CF9AE}" pid="13" name="ZOTERO_BREF_j5LPHSKEAjoG_2">
    <vt:lpwstr>:"book","abstract":"Digital Spectral Analysis offers a broad perspective of spectral estimation techniques and their implementation. Coverage includes spectral estimation of discrete-time or discrete-space sequences derived by sampling continuous-time or </vt:lpwstr>
  </property>
  <property fmtid="{D5CDD505-2E9C-101B-9397-08002B2CF9AE}" pid="14" name="ZOTERO_BREF_j5LPHSKEAjoG_3">
    <vt:lpwstr>continuous-space signals. The treatment emphasizes the behavior of each spectral estimator for short data records and provides over 40 techniques described and available as implemented MATLAB functions.\n In addition to summarizing classical spectral esti</vt:lpwstr>
  </property>
  <property fmtid="{D5CDD505-2E9C-101B-9397-08002B2CF9AE}" pid="15" name="ZOTERO_BREF_j5LPHSKEAjoG_4">
    <vt:lpwstr>mation, this text provides theoretical background and review material in linear systems, Fourier transforms, matrix algebra, random processes, and statistics. Topics include Prony&amp;#39;s method, parametric methods, the minimum variance method, eigenanalysi</vt:lpwstr>
  </property>
  <property fmtid="{D5CDD505-2E9C-101B-9397-08002B2CF9AE}" pid="16" name="ZOTERO_BREF_j5LPHSKEAjoG_5">
    <vt:lpwstr>s-based estimators, multichannel methods, and two-dimensional methods. Suitable for advanced undergraduates and graduate students of electrical engineering &amp;#8212; and for scientific use in the signal processing application community outside of universiti</vt:lpwstr>
  </property>
  <property fmtid="{D5CDD505-2E9C-101B-9397-08002B2CF9AE}" pid="17" name="ZOTERO_BREF_j5LPHSKEAjoG_6">
    <vt:lpwstr>es &amp;#8212; the treatment&amp;#39;s prerequisites include some knowledge of discrete-time linear system and transform theory, introductory probability and statistics, and linear algebra. 1987 edition.","edition":"2","ISBN":"978-0-486-83886-1","language":"Engli</vt:lpwstr>
  </property>
  <property fmtid="{D5CDD505-2E9C-101B-9397-08002B2CF9AE}" pid="18" name="ZOTERO_BREF_j5LPHSKEAjoG_7">
    <vt:lpwstr>sh","publisher":"Dover Publications","source":"Perlego","title":"Digital Spectral Analysis: Second Edition","title-short":"Digital Spectral Analysis","URL":"https://www.perlego.com/book/955191/digital-spectral-analysis-second-edition-pdf","author":[{"fami</vt:lpwstr>
  </property>
  <property fmtid="{D5CDD505-2E9C-101B-9397-08002B2CF9AE}" pid="19" name="ZOTERO_BREF_j5LPHSKEAjoG_8">
    <vt:lpwstr>ly":"Marple","given":"S. Lawrence"},{"family":"Jr","given":""}],"accessed":{"date-parts":[["2026",2,26]]},"issued":{"date-parts":[["2019",3,20]]}}}],"schema":"https://github.com/citation-style-language/schema/raw/master/csl-citation.json"}</vt:lpwstr>
  </property>
  <property fmtid="{D5CDD505-2E9C-101B-9397-08002B2CF9AE}" pid="20" name="ZOTERO_BREF_s7fWYfaq0nKg_1">
    <vt:lpwstr>ZOTERO_ITEM CSL_CITATION {"citationID":"1ChoIKjo","properties":{"unsorted":false,"formattedCitation":"[3]","plainCitation":"[3]","noteIndex":0},"citationItems":[{"id":87,"uris":["http://zotero.org/users/15855260/items/LLYHF8VX"],"itemData":{"id":87,"type"</vt:lpwstr>
  </property>
  <property fmtid="{D5CDD505-2E9C-101B-9397-08002B2CF9AE}" pid="21" name="ZOTERO_BREF_s7fWYfaq0nKg_2">
    <vt:lpwstr>:"article-journal","abstract":"Abstract\n            Due to the Heisenberg–Gabor uncertainty principle, finite oscillation transients are difficult to localize simultaneously in both time and frequency. Classical estimators, like the short-time Fourier tr</vt:lpwstr>
  </property>
  <property fmtid="{D5CDD505-2E9C-101B-9397-08002B2CF9AE}" pid="22" name="ZOTERO_BREF_s7fWYfaq0nKg_3">
    <vt:lpwstr>ansform or the continuous-wavelet transform optimize either temporal or frequency resolution, or find a suboptimal tradeoff. Here, we introduce a spectral estimator enabling time-frequency super-resolution, called superlet, that uses sets of wavelets with</vt:lpwstr>
  </property>
  <property fmtid="{D5CDD505-2E9C-101B-9397-08002B2CF9AE}" pid="23" name="ZOTERO_BREF_s7fWYfaq0nKg_4">
    <vt:lpwstr> increasingly constrained bandwidth. These are combined geometrically in order to maintain the good temporal resolution of single wavelets and gain frequency resolution in upper bands. The normalization of wavelets in the set facilitates exploration of da</vt:lpwstr>
  </property>
  <property fmtid="{D5CDD505-2E9C-101B-9397-08002B2CF9AE}" pid="24" name="ZOTERO_BREF_s7fWYfaq0nKg_5">
    <vt:lpwstr>ta with scale-free, fractal nature, containing oscillation packets that are self-similar across frequencies. Superlets perform well on synthetic data and brain signals recorded in humans and rodents, resolving high frequency bursts with excellent precisio</vt:lpwstr>
  </property>
  <property fmtid="{D5CDD505-2E9C-101B-9397-08002B2CF9AE}" pid="25" name="ZOTERO_BREF_s7fWYfaq0nKg_6">
    <vt:lpwstr>n. Importantly, they can reveal fast transient oscillation events in single trials that may be hidden in the averaged time-frequency spectrum by other methods.","container-title":"Nature Communications","DOI":"10.1038/s41467-020-20539-9","ISSN":"2041-1723</vt:lpwstr>
  </property>
  <property fmtid="{D5CDD505-2E9C-101B-9397-08002B2CF9AE}" pid="26" name="ZOTERO_BREF_s7fWYfaq0nKg_7">
    <vt:lpwstr>","issue":"1","journalAbbreviation":"Nat Commun","language":"en","page":"337","source":"DOI.org (Crossref)","title":"Time-frequency super-resolution with superlets","volume":"12","author":[{"family":"Moca","given":"Vasile V."},{"family":"Bârzan","given":"</vt:lpwstr>
  </property>
  <property fmtid="{D5CDD505-2E9C-101B-9397-08002B2CF9AE}" pid="27" name="ZOTERO_BREF_s7fWYfaq0nKg_8">
    <vt:lpwstr>Harald"},{"family":"Nagy-Dăbâcan","given":"Adriana"},{"family":"Mureșan","given":"Raul C."}],"issued":{"date-parts":[["2021",1,12]]}}}],"schema":"https://github.com/citation-style-language/schema/raw/master/csl-citation.json"}</vt:lpwstr>
  </property>
  <property fmtid="{D5CDD505-2E9C-101B-9397-08002B2CF9AE}" pid="28" name="ZOTERO_BREF_ZT6Kr48ulgMp_1">
    <vt:lpwstr>ZOTERO_ITEM CSL_CITATION {"citationID":"8v4if5Sn","properties":{"unsorted":false,"formattedCitation":"[3]","plainCitation":"[3]","noteIndex":0},"citationItems":[{"id":87,"uris":["http://zotero.org/users/15855260/items/LLYHF8VX"],"itemData":{"id":87,"type"</vt:lpwstr>
  </property>
  <property fmtid="{D5CDD505-2E9C-101B-9397-08002B2CF9AE}" pid="29" name="ZOTERO_BREF_ZT6Kr48ulgMp_2">
    <vt:lpwstr>:"article-journal","abstract":"Abstract\n            Due to the Heisenberg–Gabor uncertainty principle, finite oscillation transients are difficult to localize simultaneously in both time and frequency. Classical estimators, like the short-time Fourier tr</vt:lpwstr>
  </property>
  <property fmtid="{D5CDD505-2E9C-101B-9397-08002B2CF9AE}" pid="30" name="ZOTERO_BREF_ZT6Kr48ulgMp_3">
    <vt:lpwstr>ansform or the continuous-wavelet transform optimize either temporal or frequency resolution, or find a suboptimal tradeoff. Here, we introduce a spectral estimator enabling time-frequency super-resolution, called superlet, that uses sets of wavelets with</vt:lpwstr>
  </property>
  <property fmtid="{D5CDD505-2E9C-101B-9397-08002B2CF9AE}" pid="31" name="ZOTERO_BREF_ZT6Kr48ulgMp_4">
    <vt:lpwstr> increasingly constrained bandwidth. These are combined geometrically in order to maintain the good temporal resolution of single wavelets and gain frequency resolution in upper bands. The normalization of wavelets in the set facilitates exploration of da</vt:lpwstr>
  </property>
  <property fmtid="{D5CDD505-2E9C-101B-9397-08002B2CF9AE}" pid="32" name="ZOTERO_BREF_ZT6Kr48ulgMp_5">
    <vt:lpwstr>ta with scale-free, fractal nature, containing oscillation packets that are self-similar across frequencies. Superlets perform well on synthetic data and brain signals recorded in humans and rodents, resolving high frequency bursts with excellent precisio</vt:lpwstr>
  </property>
  <property fmtid="{D5CDD505-2E9C-101B-9397-08002B2CF9AE}" pid="33" name="ZOTERO_BREF_ZT6Kr48ulgMp_6">
    <vt:lpwstr>n. Importantly, they can reveal fast transient oscillation events in single trials that may be hidden in the averaged time-frequency spectrum by other methods.","container-title":"Nature Communications","DOI":"10.1038/s41467-020-20539-9","ISSN":"2041-1723</vt:lpwstr>
  </property>
  <property fmtid="{D5CDD505-2E9C-101B-9397-08002B2CF9AE}" pid="34" name="ZOTERO_BREF_ZT6Kr48ulgMp_7">
    <vt:lpwstr>","issue":"1","journalAbbreviation":"Nat Commun","language":"en","page":"337","source":"DOI.org (Crossref)","title":"Time-frequency super-resolution with superlets","volume":"12","author":[{"family":"Moca","given":"Vasile V."},{"family":"Bârzan","given":"</vt:lpwstr>
  </property>
  <property fmtid="{D5CDD505-2E9C-101B-9397-08002B2CF9AE}" pid="35" name="ZOTERO_BREF_ZT6Kr48ulgMp_8">
    <vt:lpwstr>Harald"},{"family":"Nagy-Dăbâcan","given":"Adriana"},{"family":"Mureșan","given":"Raul C."}],"issued":{"date-parts":[["2021",1,12]]}}}],"schema":"https://github.com/citation-style-language/schema/raw/master/csl-citation.json"}</vt:lpwstr>
  </property>
  <property fmtid="{D5CDD505-2E9C-101B-9397-08002B2CF9AE}" pid="36" name="ZOTERO_BREF_mS3zLMqK8ATp_1">
    <vt:lpwstr>ZOTERO_ITEM CSL_CITATION {"citationID":"hR2DOiyW","properties":{"unsorted":false,"formattedCitation":"[4]","plainCitation":"[4]","noteIndex":0},"citationItems":[{"id":89,"uris":["http://zotero.org/users/15855260/items/GUNCHR68"],"itemData":{"id":89,"type"</vt:lpwstr>
  </property>
  <property fmtid="{D5CDD505-2E9C-101B-9397-08002B2CF9AE}" pid="37" name="ZOTERO_BREF_mS3zLMqK8ATp_2">
    <vt:lpwstr>:"book","call-number":"523.887 4","collection-number":"4","collection-title":"Cambridge observing handbooks for research astronomers","ISBN":"978-0-521-82823-9","language":"en","publisher":"Cambridge university press","publisher-place":"Cambridge (GB)","s</vt:lpwstr>
  </property>
  <property fmtid="{D5CDD505-2E9C-101B-9397-08002B2CF9AE}" pid="38" name="ZOTERO_BREF_mS3zLMqK8ATp_3">
    <vt:lpwstr>ource":"BnF ISBN","title":"Handbook of pulsar astronomy","author":[{"family":"Lorimer","given":"Duncan"},{"family":"Kramer","given":"Michael"}],"issued":{"date-parts":[["2005"]]}}}],"schema":"https://github.com/citation-style-language/schema/raw/master/cs</vt:lpwstr>
  </property>
  <property fmtid="{D5CDD505-2E9C-101B-9397-08002B2CF9AE}" pid="39" name="ZOTERO_BREF_mS3zLMqK8ATp_4">
    <vt:lpwstr>l-citation.json"}</vt:lpwstr>
  </property>
  <property fmtid="{D5CDD505-2E9C-101B-9397-08002B2CF9AE}" pid="40" name="ZOTERO_BREF_1ovkvubYVY57_1">
    <vt:lpwstr>ZOTERO_ITEM CSL_CITATION {"citationID":"lXr996OU","properties":{"unsorted":false,"formattedCitation":"[5]","plainCitation":"[5]","noteIndex":0},"citationItems":[{"id":3,"uris":["http://zotero.org/users/15855260/items/FFW59883"],"itemData":{"id":3,"type":"</vt:lpwstr>
  </property>
  <property fmtid="{D5CDD505-2E9C-101B-9397-08002B2CF9AE}" pid="41" name="ZOTERO_BREF_1ovkvubYVY57_2">
    <vt:lpwstr>article","abstract":"Atomic hydrogen (HI) is a critical stepping stone in the gas evolution cycle of the interstellar medium (ISM) of the Milky Way. Hi traces both the cold, premolecular state before star formation and the warm, diffuse ISM before and aft</vt:lpwstr>
  </property>
  <property fmtid="{D5CDD505-2E9C-101B-9397-08002B2CF9AE}" pid="42" name="ZOTERO_BREF_1ovkvubYVY57_3">
    <vt:lpwstr>er star formation. This review describes new, sensitive HI absorption and emission surveys, which, together with high angular and spectral resolution Hi emission data, have revealed the physical properties of HI, its structure, and its association with ma</vt:lpwstr>
  </property>
  <property fmtid="{D5CDD505-2E9C-101B-9397-08002B2CF9AE}" pid="43" name="ZOTERO_BREF_1ovkvubYVY57_4">
    <vt:lpwstr>gnetic fields. We give an overview of the HI phases and discuss how Hi properties depend on the environment and what its structure can tell us about feedback in the ISM. Key findings include the following: - The mass fraction of the cold neutral medium is</vt:lpwstr>
  </property>
  <property fmtid="{D5CDD505-2E9C-101B-9397-08002B2CF9AE}" pid="44" name="ZOTERO_BREF_1ovkvubYVY57_5">
    <vt:lpwstr> $\\lesssim 40$\\% on average, increasing with $A_V$ due to the increase of mean gas density. - The cold disk extends to at least $R\\sim 25$ kpc. - Approximately 40% of the HI is warm, with structural characteristics that derive from feedback events. - C</vt:lpwstr>
  </property>
  <property fmtid="{D5CDD505-2E9C-101B-9397-08002B2CF9AE}" pid="45" name="ZOTERO_BREF_1ovkvubYVY57_6">
    <vt:lpwstr>old HI is highly filamentary, whereas warm HI is more smoothly distributed. We summarize future observational and simulation opportunities that can be used to unravel the 3D structure of the atomic ISM and the effects of heating and cooling on HI properti</vt:lpwstr>
  </property>
  <property fmtid="{D5CDD505-2E9C-101B-9397-08002B2CF9AE}" pid="46" name="ZOTERO_BREF_1ovkvubYVY57_7">
    <vt:lpwstr>es.","DOI":"10.48550/arXiv.2307.08464","note":"arXiv:2307.08464 [astro-ph]","number":"arXiv:2307.08464","publisher":"arXiv","source":"arXiv.org","title":"Atomic Hydrogen in the Milky Way: A Stepping Stone in the Evolution of Galaxies","title-short":"Atomi</vt:lpwstr>
  </property>
  <property fmtid="{D5CDD505-2E9C-101B-9397-08002B2CF9AE}" pid="47" name="ZOTERO_BREF_1ovkvubYVY57_8">
    <vt:lpwstr>c Hydrogen in the Milky Way","URL":"http://arxiv.org/abs/2307.08464","author":[{"family":"McClure-Griffiths","given":"Naomi M."},{"family":"Stanimirovic","given":"Snezana"},{"family":"Rybarczyk","given":"Daniel R."}],"accessed":{"date-parts":[["2026",2,26</vt:lpwstr>
  </property>
  <property fmtid="{D5CDD505-2E9C-101B-9397-08002B2CF9AE}" pid="48" name="ZOTERO_BREF_1ovkvubYVY57_9">
    <vt:lpwstr>]]},"issued":{"date-parts":[["2023",7,17]]}}}],"schema":"https://github.com/citation-style-language/schema/raw/master/csl-citation.json"}</vt:lpwstr>
  </property>
  <property fmtid="{D5CDD505-2E9C-101B-9397-08002B2CF9AE}" pid="49" name="ZOTERO_BREF_6jELp21K3ecb_1">
    <vt:lpwstr>ZOTERO_ITEM CSL_CITATION {"citationID":"y3SUJTte","properties":{"unsorted":false,"formattedCitation":"[5]","plainCitation":"[5]","noteIndex":0},"citationItems":[{"id":3,"uris":["http://zotero.org/users/15855260/items/FFW59883"],"itemData":{"id":3,"type":"</vt:lpwstr>
  </property>
  <property fmtid="{D5CDD505-2E9C-101B-9397-08002B2CF9AE}" pid="50" name="ZOTERO_BREF_6jELp21K3ecb_2">
    <vt:lpwstr>article","abstract":"Atomic hydrogen (HI) is a critical stepping stone in the gas evolution cycle of the interstellar medium (ISM) of the Milky Way. Hi traces both the cold, premolecular state before star formation and the warm, diffuse ISM before and aft</vt:lpwstr>
  </property>
  <property fmtid="{D5CDD505-2E9C-101B-9397-08002B2CF9AE}" pid="51" name="ZOTERO_BREF_6jELp21K3ecb_3">
    <vt:lpwstr>er star formation. This review describes new, sensitive HI absorption and emission surveys, which, together with high angular and spectral resolution Hi emission data, have revealed the physical properties of HI, its structure, and its association with ma</vt:lpwstr>
  </property>
  <property fmtid="{D5CDD505-2E9C-101B-9397-08002B2CF9AE}" pid="52" name="ZOTERO_BREF_6jELp21K3ecb_4">
    <vt:lpwstr>gnetic fields. We give an overview of the HI phases and discuss how Hi properties depend on the environment and what its structure can tell us about feedback in the ISM. Key findings include the following: - The mass fraction of the cold neutral medium is</vt:lpwstr>
  </property>
  <property fmtid="{D5CDD505-2E9C-101B-9397-08002B2CF9AE}" pid="53" name="ZOTERO_BREF_6jELp21K3ecb_5">
    <vt:lpwstr> $\\lesssim 40$\\% on average, increasing with $A_V$ due to the increase of mean gas density. - The cold disk extends to at least $R\\sim 25$ kpc. - Approximately 40% of the HI is warm, with structural characteristics that derive from feedback events. - C</vt:lpwstr>
  </property>
  <property fmtid="{D5CDD505-2E9C-101B-9397-08002B2CF9AE}" pid="54" name="ZOTERO_BREF_6jELp21K3ecb_6">
    <vt:lpwstr>old HI is highly filamentary, whereas warm HI is more smoothly distributed. We summarize future observational and simulation opportunities that can be used to unravel the 3D structure of the atomic ISM and the effects of heating and cooling on HI properti</vt:lpwstr>
  </property>
  <property fmtid="{D5CDD505-2E9C-101B-9397-08002B2CF9AE}" pid="55" name="ZOTERO_BREF_6jELp21K3ecb_7">
    <vt:lpwstr>es.","DOI":"10.48550/arXiv.2307.08464","note":"arXiv:2307.08464 [astro-ph]","number":"arXiv:2307.08464","publisher":"arXiv","source":"arXiv.org","title":"Atomic Hydrogen in the Milky Way: A Stepping Stone in the Evolution of Galaxies","title-short":"Atomi</vt:lpwstr>
  </property>
  <property fmtid="{D5CDD505-2E9C-101B-9397-08002B2CF9AE}" pid="56" name="ZOTERO_BREF_6jELp21K3ecb_8">
    <vt:lpwstr>c Hydrogen in the Milky Way","URL":"http://arxiv.org/abs/2307.08464","author":[{"family":"McClure-Griffiths","given":"Naomi M."},{"family":"Stanimirovic","given":"Snezana"},{"family":"Rybarczyk","given":"Daniel R."}],"accessed":{"date-parts":[["2026",2,26</vt:lpwstr>
  </property>
  <property fmtid="{D5CDD505-2E9C-101B-9397-08002B2CF9AE}" pid="57" name="ZOTERO_BREF_6jELp21K3ecb_9">
    <vt:lpwstr>]]},"issued":{"date-parts":[["2023",7,17]]}}}],"schema":"https://github.com/citation-style-language/schema/raw/master/csl-citation.json"}</vt:lpwstr>
  </property>
  <property fmtid="{D5CDD505-2E9C-101B-9397-08002B2CF9AE}" pid="58" name="ZOTERO_BREF_eNlRIuH5ADGT_1">
    <vt:lpwstr>ZOTERO_ITEM CSL_CITATION {"citationID":"IdDdkhJl","properties":{"unsorted":false,"formattedCitation":"[6]","plainCitation":"[6]","noteIndex":0},"citationItems":[{"id":82,"uris":["http://zotero.org/users/15855260/items/N8FI3TU6"],"itemData":{"id":82,"type"</vt:lpwstr>
  </property>
  <property fmtid="{D5CDD505-2E9C-101B-9397-08002B2CF9AE}" pid="59" name="ZOTERO_BREF_eNlRIuH5ADGT_2">
    <vt:lpwstr>:"article","abstract":"This paper describes the design and implementation processes of a radio telescope suitable for the detection of the hydrogen line, proposing a receiver system based on Software Defined Radio (SDR). The design and fabrication of the </vt:lpwstr>
  </property>
  <property fmtid="{D5CDD505-2E9C-101B-9397-08002B2CF9AE}" pid="60" name="ZOTERO_BREF_eNlRIuH5ADGT_3">
    <vt:lpwstr>antenna are presented, as well as the results of its characterization (electrical, radiation), both with simulations and measurements in an anechoic chamber. The functionality of the instrument is demonstrated by the satisfactory observations of the hydro</vt:lpwstr>
  </property>
  <property fmtid="{D5CDD505-2E9C-101B-9397-08002B2CF9AE}" pid="61" name="ZOTERO_BREF_eNlRIuH5ADGT_4">
    <vt:lpwstr>gen line emitted by our Galaxy. This is an affordable project that allows the development and application of the skills of telecommunications students since it includes many of the fundamental aspects of electronics applied in this field.","DOI":"10.36227</vt:lpwstr>
  </property>
  <property fmtid="{D5CDD505-2E9C-101B-9397-08002B2CF9AE}" pid="62" name="ZOTERO_BREF_eNlRIuH5ADGT_5">
    <vt:lpwstr>/techrxiv.171018500.03457093/v1","language":"en","license":"https://creativecommons.org/licenses/by/4.0/","publisher":"Preprints","source":"DOI.org (Crossref)","title":"Design and Implementation of a Software Defined Radio-Based Radio Telescope for Hydrog</vt:lpwstr>
  </property>
  <property fmtid="{D5CDD505-2E9C-101B-9397-08002B2CF9AE}" pid="63" name="ZOTERO_BREF_eNlRIuH5ADGT_6">
    <vt:lpwstr>en Line Observation at 1.42 GHz","URL":"https://www.techrxiv.org/users/33823/articles/722721-design-and-implementation-of-a-software-defined-radio-based-radio-telescope-for-hydrogen-line-observation-at-1-42-ghz?commit=a4512f5009853c1758bf041ec71c3d4b183a6</vt:lpwstr>
  </property>
  <property fmtid="{D5CDD505-2E9C-101B-9397-08002B2CF9AE}" pid="64" name="ZOTERO_BREF_eNlRIuH5ADGT_7">
    <vt:lpwstr>a6d","author":[{"family":"Giménez-Cordellat","given":"Francisco"},{"family":"Reig","given":"Càndid"},{"family":"Navarro-Camba","given":"Enrique A"}],"accessed":{"date-parts":[["2026",2,26]]},"issued":{"date-parts":[["2024",3,11]]}}}],"schema":"https://git</vt:lpwstr>
  </property>
  <property fmtid="{D5CDD505-2E9C-101B-9397-08002B2CF9AE}" pid="65" name="ZOTERO_BREF_eNlRIuH5ADGT_8">
    <vt:lpwstr>hub.com/citation-style-language/schema/raw/master/csl-citation.json"}</vt:lpwstr>
  </property>
  <property fmtid="{D5CDD505-2E9C-101B-9397-08002B2CF9AE}" pid="66" name="ZOTERO_BREF_RYZAsxd9rvPq_1">
    <vt:lpwstr>ZOTERO_ITEM CSL_CITATION {"citationID":"AWboSC3f","properties":{"unsorted":false,"formattedCitation":"[4]","plainCitation":"[4]","noteIndex":0},"citationItems":[{"id":89,"uris":["http://zotero.org/users/15855260/items/GUNCHR68"],"itemData":{"id":89,"type"</vt:lpwstr>
  </property>
  <property fmtid="{D5CDD505-2E9C-101B-9397-08002B2CF9AE}" pid="67" name="ZOTERO_BREF_RYZAsxd9rvPq_2">
    <vt:lpwstr>:"book","call-number":"523.887 4","collection-number":"4","collection-title":"Cambridge observing handbooks for research astronomers","ISBN":"978-0-521-82823-9","language":"en","publisher":"Cambridge university press","publisher-place":"Cambridge (GB)","s</vt:lpwstr>
  </property>
  <property fmtid="{D5CDD505-2E9C-101B-9397-08002B2CF9AE}" pid="68" name="ZOTERO_BREF_RYZAsxd9rvPq_3">
    <vt:lpwstr>ource":"BnF ISBN","title":"Handbook of pulsar astronomy","author":[{"family":"Lorimer","given":"Duncan"},{"family":"Kramer","given":"Michael"}],"issued":{"date-parts":[["2005"]]}}}],"schema":"https://github.com/citation-style-language/schema/raw/master/cs</vt:lpwstr>
  </property>
  <property fmtid="{D5CDD505-2E9C-101B-9397-08002B2CF9AE}" pid="69" name="ZOTERO_BREF_RYZAsxd9rvPq_4">
    <vt:lpwstr>l-citation.json"}</vt:lpwstr>
  </property>
  <property fmtid="{D5CDD505-2E9C-101B-9397-08002B2CF9AE}" pid="70" name="ZOTERO_BREF_sRgCF3Bsenjh_1">
    <vt:lpwstr>ZOTERO_ITEM CSL_CITATION {"citationID":"mT9pxjdk","properties":{"unsorted":false,"formattedCitation":"[2]","plainCitation":"[2]","noteIndex":0},"citationItems":[{"id":85,"uris":["http://zotero.org/users/15855260/items/DPGELZEF"],"itemData":{"id":85,"type"</vt:lpwstr>
  </property>
  <property fmtid="{D5CDD505-2E9C-101B-9397-08002B2CF9AE}" pid="71" name="ZOTERO_BREF_sRgCF3Bsenjh_2">
    <vt:lpwstr>:"book","abstract":"Digital Spectral Analysis offers a broad perspective of spectral estimation techniques and their implementation. Coverage includes spectral estimation of discrete-time or discrete-space sequences derived by sampling continuous-time or </vt:lpwstr>
  </property>
  <property fmtid="{D5CDD505-2E9C-101B-9397-08002B2CF9AE}" pid="72" name="ZOTERO_BREF_sRgCF3Bsenjh_3">
    <vt:lpwstr>continuous-space signals. The treatment emphasizes the behavior of each spectral estimator for short data records and provides over 40 techniques described and available as implemented MATLAB functions.\n In addition to summarizing classical spectral esti</vt:lpwstr>
  </property>
  <property fmtid="{D5CDD505-2E9C-101B-9397-08002B2CF9AE}" pid="73" name="ZOTERO_BREF_sRgCF3Bsenjh_4">
    <vt:lpwstr>mation, this text provides theoretical background and review material in linear systems, Fourier transforms, matrix algebra, random processes, and statistics. Topics include Prony&amp;#39;s method, parametric methods, the minimum variance method, eigenanalysi</vt:lpwstr>
  </property>
  <property fmtid="{D5CDD505-2E9C-101B-9397-08002B2CF9AE}" pid="74" name="ZOTERO_BREF_sRgCF3Bsenjh_5">
    <vt:lpwstr>s-based estimators, multichannel methods, and two-dimensional methods. Suitable for advanced undergraduates and graduate students of electrical engineering &amp;#8212; and for scientific use in the signal processing application community outside of universiti</vt:lpwstr>
  </property>
  <property fmtid="{D5CDD505-2E9C-101B-9397-08002B2CF9AE}" pid="75" name="ZOTERO_BREF_sRgCF3Bsenjh_6">
    <vt:lpwstr>es &amp;#8212; the treatment&amp;#39;s prerequisites include some knowledge of discrete-time linear system and transform theory, introductory probability and statistics, and linear algebra. 1987 edition.","edition":"2","ISBN":"978-0-486-83886-1","language":"Engli</vt:lpwstr>
  </property>
  <property fmtid="{D5CDD505-2E9C-101B-9397-08002B2CF9AE}" pid="76" name="ZOTERO_BREF_sRgCF3Bsenjh_7">
    <vt:lpwstr>sh","publisher":"Dover Publications","source":"Perlego","title":"Digital Spectral Analysis: Second Edition","title-short":"Digital Spectral Analysis","URL":"https://www.perlego.com/book/955191/digital-spectral-analysis-second-edition-pdf","author":[{"fami</vt:lpwstr>
  </property>
  <property fmtid="{D5CDD505-2E9C-101B-9397-08002B2CF9AE}" pid="77" name="ZOTERO_BREF_sRgCF3Bsenjh_8">
    <vt:lpwstr>ly":"Marple","given":"S. Lawrence"},{"family":"Jr","given":""}],"accessed":{"date-parts":[["2026",2,26]]},"issued":{"date-parts":[["2019",3,20]]}}}],"schema":"https://github.com/citation-style-language/schema/raw/master/csl-citation.json"}</vt:lpwstr>
  </property>
  <property fmtid="{D5CDD505-2E9C-101B-9397-08002B2CF9AE}" pid="78" name="ZOTERO_BREF_HwbsO7jtJM0h_1">
    <vt:lpwstr>ZOTERO_ITEM CSL_CITATION {"citationID":"CM7tiHdI","properties":{"unsorted":false,"formattedCitation":"[2]","plainCitation":"[2]","noteIndex":0},"citationItems":[{"id":85,"uris":["http://zotero.org/users/15855260/items/DPGELZEF"],"itemData":{"id":85,"type"</vt:lpwstr>
  </property>
  <property fmtid="{D5CDD505-2E9C-101B-9397-08002B2CF9AE}" pid="79" name="ZOTERO_BREF_HwbsO7jtJM0h_2">
    <vt:lpwstr>:"book","abstract":"Digital Spectral Analysis offers a broad perspective of spectral estimation techniques and their implementation. Coverage includes spectral estimation of discrete-time or discrete-space sequences derived by sampling continuous-time or </vt:lpwstr>
  </property>
  <property fmtid="{D5CDD505-2E9C-101B-9397-08002B2CF9AE}" pid="80" name="ZOTERO_BREF_HwbsO7jtJM0h_3">
    <vt:lpwstr>continuous-space signals. The treatment emphasizes the behavior of each spectral estimator for short data records and provides over 40 techniques described and available as implemented MATLAB functions.\n In addition to summarizing classical spectral esti</vt:lpwstr>
  </property>
  <property fmtid="{D5CDD505-2E9C-101B-9397-08002B2CF9AE}" pid="81" name="ZOTERO_BREF_HwbsO7jtJM0h_4">
    <vt:lpwstr>mation, this text provides theoretical background and review material in linear systems, Fourier transforms, matrix algebra, random processes, and statistics. Topics include Prony&amp;#39;s method, parametric methods, the minimum variance method, eigenanalysi</vt:lpwstr>
  </property>
  <property fmtid="{D5CDD505-2E9C-101B-9397-08002B2CF9AE}" pid="82" name="ZOTERO_BREF_HwbsO7jtJM0h_5">
    <vt:lpwstr>s-based estimators, multichannel methods, and two-dimensional methods. Suitable for advanced undergraduates and graduate students of electrical engineering &amp;#8212; and for scientific use in the signal processing application community outside of universiti</vt:lpwstr>
  </property>
  <property fmtid="{D5CDD505-2E9C-101B-9397-08002B2CF9AE}" pid="83" name="ZOTERO_BREF_HwbsO7jtJM0h_6">
    <vt:lpwstr>es &amp;#8212; the treatment&amp;#39;s prerequisites include some knowledge of discrete-time linear system and transform theory, introductory probability and statistics, and linear algebra. 1987 edition.","edition":"2","ISBN":"978-0-486-83886-1","language":"Engli</vt:lpwstr>
  </property>
  <property fmtid="{D5CDD505-2E9C-101B-9397-08002B2CF9AE}" pid="84" name="ZOTERO_BREF_HwbsO7jtJM0h_7">
    <vt:lpwstr>sh","publisher":"Dover Publications","source":"Perlego","title":"Digital Spectral Analysis: Second Edition","title-short":"Digital Spectral Analysis","URL":"https://www.perlego.com/book/955191/digital-spectral-analysis-second-edition-pdf","author":[{"fami</vt:lpwstr>
  </property>
  <property fmtid="{D5CDD505-2E9C-101B-9397-08002B2CF9AE}" pid="85" name="ZOTERO_BREF_HwbsO7jtJM0h_8">
    <vt:lpwstr>ly":"Marple","given":"S. Lawrence"},{"family":"Jr","given":""}],"accessed":{"date-parts":[["2026",2,26]]},"issued":{"date-parts":[["2019",3,20]]}}}],"schema":"https://github.com/citation-style-language/schema/raw/master/csl-citation.json"}</vt:lpwstr>
  </property>
  <property fmtid="{D5CDD505-2E9C-101B-9397-08002B2CF9AE}" pid="86" name="ZOTERO_BREF_N4cl6rrUS7VP_1">
    <vt:lpwstr>ZOTERO_ITEM CSL_CITATION {"citationID":"vFUKQtik","properties":{"unsorted":false,"formattedCitation":"[3]","plainCitation":"[3]","noteIndex":0},"citationItems":[{"id":87,"uris":["http://zotero.org/users/15855260/items/LLYHF8VX"],"itemData":{"id":87,"type"</vt:lpwstr>
  </property>
  <property fmtid="{D5CDD505-2E9C-101B-9397-08002B2CF9AE}" pid="87" name="ZOTERO_BREF_N4cl6rrUS7VP_2">
    <vt:lpwstr>:"article-journal","abstract":"Abstract\n            Due to the Heisenberg–Gabor uncertainty principle, finite oscillation transients are difficult to localize simultaneously in both time and frequency. Classical estimators, like the short-time Fourier tr</vt:lpwstr>
  </property>
  <property fmtid="{D5CDD505-2E9C-101B-9397-08002B2CF9AE}" pid="88" name="ZOTERO_BREF_N4cl6rrUS7VP_3">
    <vt:lpwstr>ansform or the continuous-wavelet transform optimize either temporal or frequency resolution, or find a suboptimal tradeoff. Here, we introduce a spectral estimator enabling time-frequency super-resolution, called superlet, that uses sets of wavelets with</vt:lpwstr>
  </property>
  <property fmtid="{D5CDD505-2E9C-101B-9397-08002B2CF9AE}" pid="89" name="ZOTERO_BREF_N4cl6rrUS7VP_4">
    <vt:lpwstr> increasingly constrained bandwidth. These are combined geometrically in order to maintain the good temporal resolution of single wavelets and gain frequency resolution in upper bands. The normalization of wavelets in the set facilitates exploration of da</vt:lpwstr>
  </property>
  <property fmtid="{D5CDD505-2E9C-101B-9397-08002B2CF9AE}" pid="90" name="ZOTERO_BREF_N4cl6rrUS7VP_5">
    <vt:lpwstr>ta with scale-free, fractal nature, containing oscillation packets that are self-similar across frequencies. Superlets perform well on synthetic data and brain signals recorded in humans and rodents, resolving high frequency bursts with excellent precisio</vt:lpwstr>
  </property>
  <property fmtid="{D5CDD505-2E9C-101B-9397-08002B2CF9AE}" pid="91" name="ZOTERO_BREF_N4cl6rrUS7VP_6">
    <vt:lpwstr>n. Importantly, they can reveal fast transient oscillation events in single trials that may be hidden in the averaged time-frequency spectrum by other methods.","container-title":"Nature Communications","DOI":"10.1038/s41467-020-20539-9","ISSN":"2041-1723</vt:lpwstr>
  </property>
  <property fmtid="{D5CDD505-2E9C-101B-9397-08002B2CF9AE}" pid="92" name="ZOTERO_BREF_N4cl6rrUS7VP_7">
    <vt:lpwstr>","issue":"1","journalAbbreviation":"Nat Commun","language":"en","page":"337","source":"DOI.org (Crossref)","title":"Time-frequency super-resolution with superlets","volume":"12","author":[{"family":"Moca","given":"Vasile V."},{"family":"Bârzan","given":"</vt:lpwstr>
  </property>
  <property fmtid="{D5CDD505-2E9C-101B-9397-08002B2CF9AE}" pid="93" name="ZOTERO_BREF_N4cl6rrUS7VP_8">
    <vt:lpwstr>Harald"},{"family":"Nagy-Dăbâcan","given":"Adriana"},{"family":"Mureșan","given":"Raul C."}],"issued":{"date-parts":[["2021",1,12]]}}}],"schema":"https://github.com/citation-style-language/schema/raw/master/csl-citation.json"}</vt:lpwstr>
  </property>
  <property fmtid="{D5CDD505-2E9C-101B-9397-08002B2CF9AE}" pid="94" name="ZOTERO_BREF_di0v0BCdzpLr_1">
    <vt:lpwstr>ZOTERO_TEMP</vt:lpwstr>
  </property>
  <property fmtid="{D5CDD505-2E9C-101B-9397-08002B2CF9AE}" pid="95" name="ZOTERO_BREF_Ge7JqpS2AF2k_1">
    <vt:lpwstr>ZOTERO_ITEM CSL_CITATION {"citationID":"sS1aAFdV","properties":{"unsorted":false,"formattedCitation":"[1]","plainCitation":"[1]","noteIndex":0},"citationItems":[{"id":92,"uris":["http://zotero.org/users/15855260/items/Q8WK7YBY"],"itemData":{"id":92,"type"</vt:lpwstr>
  </property>
  <property fmtid="{D5CDD505-2E9C-101B-9397-08002B2CF9AE}" pid="96" name="ZOTERO_BREF_Ge7JqpS2AF2k_2">
    <vt:lpwstr>:"book","call-number":"522.682","collection-title":"Princeton series in modern observational astronomy","ISBN":"978-0-691-13779-7","language":"en","publisher":"Princeton university press","publisher-place":"Princeton","source":"BnF ISBN","title":"Essentia</vt:lpwstr>
  </property>
  <property fmtid="{D5CDD505-2E9C-101B-9397-08002B2CF9AE}" pid="97" name="ZOTERO_BREF_Ge7JqpS2AF2k_3">
    <vt:lpwstr>l radio astronomy","author":[{"family":"Condon","given":"James Justin"},{"family":"Ransom","given":"Scott J."}],"issued":{"date-parts":[["2016"]]}}}],"schema":"https://github.com/citation-style-language/schema/raw/master/csl-citation.json"}</vt:lpwstr>
  </property>
  <property fmtid="{D5CDD505-2E9C-101B-9397-08002B2CF9AE}" pid="98" name="ZOTERO_BREF_6NhfQXvGt0RH_1">
    <vt:lpwstr>ZOTERO_BIBL {"uncited":[],"omitted":[],"custom":[]} CSL_BIBLIOGRAPHY</vt:lpwstr>
  </property>
  <property fmtid="{D5CDD505-2E9C-101B-9397-08002B2CF9AE}" pid="99" name="ZOTERO_BREF_7I6XDSZFzP1J_1">
    <vt:lpwstr>ZOTERO_ITEM CSL_CITATION {"citationID":"XCdvfhND","properties":{"unsorted":false,"formattedCitation":"[7]","plainCitation":"[7]","noteIndex":0},"citationItems":[{"id":95,"uris":["http://zotero.org/users/15855260/items/FS6MV456"],"itemData":{"id":95,"type"</vt:lpwstr>
  </property>
  <property fmtid="{D5CDD505-2E9C-101B-9397-08002B2CF9AE}" pid="100" name="ZOTERO_BREF_7I6XDSZFzP1J_2">
    <vt:lpwstr>:"webpage","abstract":"SPIDER turnkey radio telescopes for radio astronomy are available in diameters from 2.3 meters to 5 meters, with 1420 MHz receiver and control software.","container-title":"PrimaLuceLab","language":"en","title":"SPIDER radio telesco</vt:lpwstr>
  </property>
  <property fmtid="{D5CDD505-2E9C-101B-9397-08002B2CF9AE}" pid="101" name="ZOTERO_BREF_7I6XDSZFzP1J_3">
    <vt:lpwstr>pes for radio astronomy","URL":"https://www.primalucelab.com/radio-astronomy/radio-telescopes-for-radio-astronomy/","accessed":{"date-parts":[["2026",3,5]]}}}],"schema":"https://github.com/citation-style-language/schema/raw/master/csl-citation.json"}</vt:lpwstr>
  </property>
  <property fmtid="{D5CDD505-2E9C-101B-9397-08002B2CF9AE}" pid="102" name="ZOTERO_BREF_7UinF58dPNCa_1">
    <vt:lpwstr>ZOTERO_ITEM CSL_CITATION {"citationID":"oAxmoHf8","properties":{"unsorted":false,"formattedCitation":"[7]","plainCitation":"[7]","noteIndex":0},"citationItems":[{"id":96,"uris":["http://zotero.org/users/15855260/items/4AHH3RBN"],"itemData":{"id":96,"type"</vt:lpwstr>
  </property>
  <property fmtid="{D5CDD505-2E9C-101B-9397-08002B2CF9AE}" pid="103" name="ZOTERO_BREF_7UinF58dPNCa_2">
    <vt:lpwstr>:"webpage","title":"Radio Astronomy SDR Applications","URL":"https://www.rfspace.com/RFSPACE/Astronomy.html","accessed":{"date-parts":[["2026",3,5]]}}}],"schema":"https://github.com/citation-style-language/schema/raw/master/csl-citation.json"}</vt:lpwstr>
  </property>
  <property fmtid="{D5CDD505-2E9C-101B-9397-08002B2CF9AE}" pid="104" name="ZOTERO_BREF_oO9OZP13Mzqz_1">
    <vt:lpwstr>ZOTERO_TEMP</vt:lpwstr>
  </property>
  <property fmtid="{D5CDD505-2E9C-101B-9397-08002B2CF9AE}" pid="105" name="ZOTERO_BREF_YlB1HcMxrD6F_1">
    <vt:lpwstr>ZOTERO_ITEM CSL_CITATION {"citationID":"aavjHIZC","properties":{"unsorted":false,"formattedCitation":"[9]","plainCitation":"[9]","dontUpdate":true,"noteIndex":0},"citationItems":[{"id":106,"uris":["http://zotero.org/users/15855260/items/QPJP455X"],"itemDa</vt:lpwstr>
  </property>
  <property fmtid="{D5CDD505-2E9C-101B-9397-08002B2CF9AE}" pid="106" name="ZOTERO_BREF_YlB1HcMxrD6F_2">
    <vt:lpwstr>ta":{"id":106,"type":"webpage","title":"Receivers for Radio Telescopes","URL":"http://www.stargazing.net/david/radio/receivers.html","accessed":{"date-parts":[["2026",3,5]]}}}],"schema":"https://github.com/citation-style-language/schema/raw/master/csl-cit</vt:lpwstr>
  </property>
  <property fmtid="{D5CDD505-2E9C-101B-9397-08002B2CF9AE}" pid="107" name="ZOTERO_BREF_YlB1HcMxrD6F_3">
    <vt:lpwstr>ation.json"}</vt:lpwstr>
  </property>
</Properties>
</file>