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B351" w14:textId="01EF1CA2" w:rsidR="000D7266" w:rsidRPr="005052B0" w:rsidRDefault="008B258B">
      <w:pPr>
        <w:rPr>
          <w:lang w:val="en-US"/>
        </w:rPr>
      </w:pPr>
      <w:r>
        <w:rPr>
          <w:noProof/>
        </w:rPr>
        <w:drawing>
          <wp:anchor distT="0" distB="0" distL="114300" distR="114300" simplePos="0" relativeHeight="251658240" behindDoc="0" locked="0" layoutInCell="1" hidden="0" allowOverlap="1" wp14:anchorId="5B8DB4A9" wp14:editId="2CF69E3A">
            <wp:simplePos x="0" y="0"/>
            <wp:positionH relativeFrom="margin">
              <wp:posOffset>914400</wp:posOffset>
            </wp:positionH>
            <wp:positionV relativeFrom="margin">
              <wp:posOffset>4445</wp:posOffset>
            </wp:positionV>
            <wp:extent cx="3486738" cy="900000"/>
            <wp:effectExtent l="0" t="0" r="0" b="0"/>
            <wp:wrapSquare wrapText="bothSides" distT="0" distB="0" distL="114300" distR="114300"/>
            <wp:docPr id="5" name="image2.png" descr="Universidad de las Fuerzas Armadas ESPE"/>
            <wp:cNvGraphicFramePr/>
            <a:graphic xmlns:a="http://schemas.openxmlformats.org/drawingml/2006/main">
              <a:graphicData uri="http://schemas.openxmlformats.org/drawingml/2006/picture">
                <pic:pic xmlns:pic="http://schemas.openxmlformats.org/drawingml/2006/picture">
                  <pic:nvPicPr>
                    <pic:cNvPr id="5" name="image2.png" descr="Universidad de las Fuerzas Armadas ESPE"/>
                    <pic:cNvPicPr preferRelativeResize="0"/>
                  </pic:nvPicPr>
                  <pic:blipFill>
                    <a:blip r:embed="rId9"/>
                    <a:srcRect/>
                    <a:stretch>
                      <a:fillRect/>
                    </a:stretch>
                  </pic:blipFill>
                  <pic:spPr>
                    <a:xfrm>
                      <a:off x="0" y="0"/>
                      <a:ext cx="3486738" cy="900000"/>
                    </a:xfrm>
                    <a:prstGeom prst="rect">
                      <a:avLst/>
                    </a:prstGeom>
                    <a:ln/>
                  </pic:spPr>
                </pic:pic>
              </a:graphicData>
            </a:graphic>
          </wp:anchor>
        </w:drawing>
      </w:r>
      <w:r w:rsidRPr="005052B0">
        <w:rPr>
          <w:lang w:val="en-US"/>
        </w:rPr>
        <w:tab/>
      </w:r>
    </w:p>
    <w:p w14:paraId="5B8DB352" w14:textId="77777777" w:rsidR="000D7266" w:rsidRPr="005052B0" w:rsidRDefault="000D7266">
      <w:pPr>
        <w:jc w:val="center"/>
        <w:rPr>
          <w:lang w:val="en-US"/>
        </w:rPr>
      </w:pPr>
    </w:p>
    <w:p w14:paraId="5B8DB353" w14:textId="77777777" w:rsidR="000D7266" w:rsidRPr="005052B0" w:rsidRDefault="000D7266">
      <w:pPr>
        <w:rPr>
          <w:lang w:val="en-US"/>
        </w:rPr>
      </w:pPr>
    </w:p>
    <w:p w14:paraId="5B8DB354" w14:textId="77777777" w:rsidR="000D7266" w:rsidRPr="005052B0" w:rsidRDefault="000D7266">
      <w:pPr>
        <w:jc w:val="center"/>
        <w:rPr>
          <w:b/>
          <w:lang w:val="en-US"/>
        </w:rPr>
      </w:pPr>
    </w:p>
    <w:p w14:paraId="5B8DB355" w14:textId="77777777" w:rsidR="000D7266" w:rsidRDefault="008B258B">
      <w:pPr>
        <w:jc w:val="center"/>
        <w:rPr>
          <w:rFonts w:ascii="Arial" w:eastAsia="Arial" w:hAnsi="Arial" w:cs="Arial"/>
          <w:b/>
          <w:sz w:val="36"/>
          <w:szCs w:val="36"/>
        </w:rPr>
      </w:pPr>
      <w:r>
        <w:rPr>
          <w:rFonts w:ascii="Arial" w:eastAsia="Arial" w:hAnsi="Arial" w:cs="Arial"/>
          <w:b/>
          <w:sz w:val="36"/>
          <w:szCs w:val="36"/>
        </w:rPr>
        <w:t>DEPARTAMENTO DE ELÉCTRICA ELECTRÓNICA Y TELECOMUNICACIONES</w:t>
      </w:r>
    </w:p>
    <w:p w14:paraId="5B8DB356" w14:textId="77777777" w:rsidR="000D7266" w:rsidRDefault="008B258B">
      <w:pPr>
        <w:jc w:val="center"/>
        <w:rPr>
          <w:b/>
          <w:sz w:val="32"/>
          <w:szCs w:val="32"/>
        </w:rPr>
      </w:pPr>
      <w:r>
        <w:rPr>
          <w:b/>
          <w:sz w:val="32"/>
          <w:szCs w:val="32"/>
        </w:rPr>
        <w:t>CARRERA DE TELECOMUNICACIONES</w:t>
      </w:r>
    </w:p>
    <w:p w14:paraId="5B8DB357" w14:textId="77777777" w:rsidR="000D7266" w:rsidRDefault="008B258B">
      <w:pPr>
        <w:jc w:val="center"/>
        <w:rPr>
          <w:b/>
          <w:sz w:val="32"/>
          <w:szCs w:val="32"/>
        </w:rPr>
      </w:pPr>
      <w:r>
        <w:rPr>
          <w:noProof/>
        </w:rPr>
        <w:drawing>
          <wp:inline distT="0" distB="0" distL="0" distR="0" wp14:anchorId="5B8DB4AB" wp14:editId="5B8DB4AC">
            <wp:extent cx="2200860" cy="2058054"/>
            <wp:effectExtent l="0" t="0" r="0" b="0"/>
            <wp:docPr id="6" name="image1.jpg" descr="Imagen que contiene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cono&#10;&#10;Descripción generada automáticamente"/>
                    <pic:cNvPicPr preferRelativeResize="0"/>
                  </pic:nvPicPr>
                  <pic:blipFill>
                    <a:blip r:embed="rId10"/>
                    <a:srcRect/>
                    <a:stretch>
                      <a:fillRect/>
                    </a:stretch>
                  </pic:blipFill>
                  <pic:spPr>
                    <a:xfrm>
                      <a:off x="0" y="0"/>
                      <a:ext cx="2200860" cy="2058054"/>
                    </a:xfrm>
                    <a:prstGeom prst="rect">
                      <a:avLst/>
                    </a:prstGeom>
                    <a:ln/>
                  </pic:spPr>
                </pic:pic>
              </a:graphicData>
            </a:graphic>
          </wp:inline>
        </w:drawing>
      </w:r>
    </w:p>
    <w:p w14:paraId="5B8DB358" w14:textId="77777777" w:rsidR="000D7266" w:rsidRDefault="008B258B">
      <w:pPr>
        <w:jc w:val="center"/>
        <w:rPr>
          <w:b/>
          <w:sz w:val="28"/>
          <w:szCs w:val="28"/>
        </w:rPr>
      </w:pPr>
      <w:r>
        <w:rPr>
          <w:b/>
          <w:sz w:val="28"/>
          <w:szCs w:val="28"/>
        </w:rPr>
        <w:t>Perfil de Trabajo de la Unidad de Integración Curricular</w:t>
      </w:r>
    </w:p>
    <w:p w14:paraId="5B8DB359" w14:textId="77777777" w:rsidR="000D7266" w:rsidRDefault="000D7266">
      <w:pPr>
        <w:jc w:val="center"/>
        <w:rPr>
          <w:b/>
        </w:rPr>
      </w:pPr>
    </w:p>
    <w:p w14:paraId="5B8DB35A" w14:textId="77777777" w:rsidR="000D7266" w:rsidRDefault="000D7266">
      <w:pPr>
        <w:rPr>
          <w:b/>
        </w:rPr>
      </w:pPr>
    </w:p>
    <w:p w14:paraId="5B8DB35B" w14:textId="4E710634" w:rsidR="000D7266" w:rsidRPr="00C83EBF" w:rsidRDefault="008B258B">
      <w:pPr>
        <w:rPr>
          <w:bCs/>
        </w:rPr>
      </w:pPr>
      <w:r>
        <w:rPr>
          <w:b/>
        </w:rPr>
        <w:t>TEM</w:t>
      </w:r>
      <w:r w:rsidR="00087A94">
        <w:rPr>
          <w:b/>
        </w:rPr>
        <w:t>A</w:t>
      </w:r>
      <w:r>
        <w:rPr>
          <w:b/>
        </w:rPr>
        <w:t xml:space="preserve">:  </w:t>
      </w:r>
      <w:r w:rsidR="00C83EBF" w:rsidRPr="00C83EBF">
        <w:rPr>
          <w:bCs/>
        </w:rPr>
        <w:t xml:space="preserve">Implementación </w:t>
      </w:r>
      <w:r w:rsidR="00177637">
        <w:rPr>
          <w:bCs/>
        </w:rPr>
        <w:t xml:space="preserve">de una </w:t>
      </w:r>
      <w:r w:rsidR="00C83EBF" w:rsidRPr="00C83EBF">
        <w:rPr>
          <w:bCs/>
        </w:rPr>
        <w:t>plataforma para el procesamiento digital de señales de</w:t>
      </w:r>
      <w:r w:rsidR="00D41775">
        <w:rPr>
          <w:bCs/>
        </w:rPr>
        <w:t xml:space="preserve"> </w:t>
      </w:r>
      <w:r w:rsidR="00C83EBF" w:rsidRPr="00C83EBF">
        <w:rPr>
          <w:bCs/>
        </w:rPr>
        <w:t>radiotelescopios</w:t>
      </w:r>
    </w:p>
    <w:p w14:paraId="5B8DB35C" w14:textId="77777777" w:rsidR="000D7266" w:rsidRDefault="000D7266">
      <w:pPr>
        <w:rPr>
          <w:b/>
        </w:rPr>
      </w:pPr>
    </w:p>
    <w:p w14:paraId="5B8DB35D" w14:textId="6805EDAE" w:rsidR="000D7266" w:rsidRDefault="008B258B">
      <w:pPr>
        <w:rPr>
          <w:b/>
        </w:rPr>
      </w:pPr>
      <w:r>
        <w:rPr>
          <w:b/>
        </w:rPr>
        <w:t>ESTUDIANTE PARTICIPANTE:</w:t>
      </w:r>
      <w:r w:rsidR="00824E96">
        <w:rPr>
          <w:b/>
        </w:rPr>
        <w:t xml:space="preserve"> </w:t>
      </w:r>
      <w:r w:rsidR="00824E96" w:rsidRPr="00084D75">
        <w:rPr>
          <w:bCs/>
        </w:rPr>
        <w:t>Jhon Alexander Guitarra Sanchez</w:t>
      </w:r>
      <w:r>
        <w:rPr>
          <w:b/>
        </w:rPr>
        <w:t xml:space="preserve"> </w:t>
      </w:r>
    </w:p>
    <w:p w14:paraId="5B8DB35E" w14:textId="77777777" w:rsidR="000D7266" w:rsidRDefault="000D7266"/>
    <w:p w14:paraId="5B8DB35F" w14:textId="557A4378" w:rsidR="000D7266" w:rsidRDefault="008B258B">
      <w:pPr>
        <w:rPr>
          <w:b/>
        </w:rPr>
      </w:pPr>
      <w:r>
        <w:rPr>
          <w:b/>
        </w:rPr>
        <w:t xml:space="preserve">DIRECTOR/TUTOR: </w:t>
      </w:r>
      <w:r w:rsidR="00084D75" w:rsidRPr="00084D75">
        <w:rPr>
          <w:bCs/>
        </w:rPr>
        <w:t>Ing. Lara Mina Marco Fernando</w:t>
      </w:r>
    </w:p>
    <w:p w14:paraId="5B8DB360" w14:textId="77777777" w:rsidR="000D7266" w:rsidRDefault="000D7266"/>
    <w:p w14:paraId="5B8DB361" w14:textId="3F272EBF" w:rsidR="000D7266" w:rsidRDefault="008B258B">
      <w:pPr>
        <w:jc w:val="right"/>
      </w:pPr>
      <w:r>
        <w:t xml:space="preserve">Sangolquí, </w:t>
      </w:r>
      <w:r w:rsidR="002401AD">
        <w:fldChar w:fldCharType="begin"/>
      </w:r>
      <w:r w:rsidR="002401AD">
        <w:instrText xml:space="preserve"> TIME \@ "d 'de' MMMM 'de' yyyy" </w:instrText>
      </w:r>
      <w:r w:rsidR="002401AD">
        <w:fldChar w:fldCharType="separate"/>
      </w:r>
      <w:r w:rsidR="00087A94">
        <w:rPr>
          <w:noProof/>
        </w:rPr>
        <w:t>31 de mayo de 2026</w:t>
      </w:r>
      <w:r w:rsidR="002401AD">
        <w:fldChar w:fldCharType="end"/>
      </w:r>
    </w:p>
    <w:p w14:paraId="5B8DB362" w14:textId="77777777" w:rsidR="000D7266" w:rsidRDefault="000D7266">
      <w:pPr>
        <w:jc w:val="right"/>
      </w:pPr>
    </w:p>
    <w:p w14:paraId="5B8DB363" w14:textId="77777777" w:rsidR="000D7266" w:rsidRDefault="000D7266">
      <w:pPr>
        <w:jc w:val="right"/>
      </w:pPr>
    </w:p>
    <w:p w14:paraId="5B8DB364" w14:textId="77777777" w:rsidR="000D7266" w:rsidRDefault="008B258B">
      <w:r>
        <w:br w:type="page"/>
      </w:r>
    </w:p>
    <w:p w14:paraId="5B8DB365" w14:textId="77777777" w:rsidR="000D7266" w:rsidRDefault="000D7266">
      <w:pPr>
        <w:jc w:val="right"/>
      </w:pP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67" w14:textId="77777777">
        <w:tc>
          <w:tcPr>
            <w:tcW w:w="8494" w:type="dxa"/>
            <w:gridSpan w:val="2"/>
            <w:shd w:val="clear" w:color="auto" w:fill="E7E6E6"/>
          </w:tcPr>
          <w:p w14:paraId="5B8DB366"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del Trabajo de la Unidad de Integración Curricular</w:t>
            </w:r>
          </w:p>
        </w:tc>
      </w:tr>
      <w:tr w:rsidR="000D7266" w14:paraId="5B8DB36A" w14:textId="77777777">
        <w:tc>
          <w:tcPr>
            <w:tcW w:w="4247" w:type="dxa"/>
          </w:tcPr>
          <w:p w14:paraId="5B8DB368" w14:textId="6F65E721" w:rsidR="000D7266" w:rsidRDefault="008B258B">
            <w:pPr>
              <w:rPr>
                <w:b/>
              </w:rPr>
            </w:pPr>
            <w:r>
              <w:rPr>
                <w:b/>
              </w:rPr>
              <w:t xml:space="preserve">Tema (Derivado del objetivo específico a </w:t>
            </w:r>
            <w:r w:rsidR="003077D9">
              <w:rPr>
                <w:b/>
              </w:rPr>
              <w:t>desarrollar)</w:t>
            </w:r>
          </w:p>
        </w:tc>
        <w:tc>
          <w:tcPr>
            <w:tcW w:w="4247" w:type="dxa"/>
          </w:tcPr>
          <w:p w14:paraId="5B8DB369" w14:textId="1347A48A" w:rsidR="000D7266" w:rsidRDefault="00FE0556">
            <w:r w:rsidRPr="00C83EBF">
              <w:rPr>
                <w:bCs/>
              </w:rPr>
              <w:t xml:space="preserve">Implementación </w:t>
            </w:r>
            <w:r w:rsidR="005A60A0">
              <w:rPr>
                <w:bCs/>
              </w:rPr>
              <w:t xml:space="preserve">de una </w:t>
            </w:r>
            <w:r w:rsidRPr="00C83EBF">
              <w:rPr>
                <w:bCs/>
              </w:rPr>
              <w:t>plataforma para el procesamiento digital de señales de radiotelescopios</w:t>
            </w:r>
          </w:p>
        </w:tc>
      </w:tr>
      <w:tr w:rsidR="000D7266" w14:paraId="5B8DB36D" w14:textId="77777777">
        <w:tc>
          <w:tcPr>
            <w:tcW w:w="4247" w:type="dxa"/>
          </w:tcPr>
          <w:p w14:paraId="5B8DB36B" w14:textId="77777777" w:rsidR="000D7266" w:rsidRDefault="008B258B">
            <w:pPr>
              <w:rPr>
                <w:b/>
              </w:rPr>
            </w:pPr>
            <w:r>
              <w:rPr>
                <w:b/>
              </w:rPr>
              <w:t>Título de la Nota Conceptual</w:t>
            </w:r>
          </w:p>
        </w:tc>
        <w:tc>
          <w:tcPr>
            <w:tcW w:w="4247" w:type="dxa"/>
          </w:tcPr>
          <w:p w14:paraId="5B8DB36C" w14:textId="058F041E" w:rsidR="000D7266" w:rsidRDefault="003077D9">
            <w:r w:rsidRPr="003077D9">
              <w:t>Desarrollo de plataforma escalable para el procesamiento digital de señales de radiotelescopios</w:t>
            </w:r>
          </w:p>
        </w:tc>
      </w:tr>
      <w:tr w:rsidR="000D7266" w14:paraId="5B8DB370" w14:textId="77777777">
        <w:tc>
          <w:tcPr>
            <w:tcW w:w="4247" w:type="dxa"/>
          </w:tcPr>
          <w:p w14:paraId="5B8DB36E" w14:textId="77777777" w:rsidR="000D7266" w:rsidRDefault="008B258B">
            <w:pPr>
              <w:rPr>
                <w:b/>
              </w:rPr>
            </w:pPr>
            <w:r>
              <w:rPr>
                <w:b/>
              </w:rPr>
              <w:t>Objetivo de la Nota Conceptual</w:t>
            </w:r>
          </w:p>
        </w:tc>
        <w:tc>
          <w:tcPr>
            <w:tcW w:w="4247" w:type="dxa"/>
          </w:tcPr>
          <w:p w14:paraId="5B8DB36F" w14:textId="76D6EC05" w:rsidR="000D7266" w:rsidRDefault="00BF17A7">
            <w:r w:rsidRPr="00BF17A7">
              <w:t>Implementar plataforma para el procesamiento digital de señales de radiotelescopios</w:t>
            </w:r>
          </w:p>
        </w:tc>
      </w:tr>
      <w:tr w:rsidR="000D7266" w14:paraId="5B8DB373" w14:textId="77777777">
        <w:tc>
          <w:tcPr>
            <w:tcW w:w="4247" w:type="dxa"/>
          </w:tcPr>
          <w:p w14:paraId="5B8DB371" w14:textId="77777777" w:rsidR="000D7266" w:rsidRDefault="008B258B">
            <w:pPr>
              <w:rPr>
                <w:b/>
              </w:rPr>
            </w:pPr>
            <w:r>
              <w:rPr>
                <w:b/>
              </w:rPr>
              <w:t xml:space="preserve">Resolución de Aprobación de la Nota Conceptual (Incluir número y fecha) </w:t>
            </w:r>
          </w:p>
        </w:tc>
        <w:tc>
          <w:tcPr>
            <w:tcW w:w="4247" w:type="dxa"/>
          </w:tcPr>
          <w:p w14:paraId="28F7BC2A" w14:textId="77777777" w:rsidR="0035574A" w:rsidRPr="00A529F6" w:rsidRDefault="0035574A" w:rsidP="0035574A">
            <w:r w:rsidRPr="00A529F6">
              <w:t xml:space="preserve">ESPE-CITEL-ASE-2025-008 </w:t>
            </w:r>
          </w:p>
          <w:p w14:paraId="5B8DB372" w14:textId="42FA6615" w:rsidR="000D7266" w:rsidRPr="0035574A" w:rsidRDefault="0035574A" w:rsidP="0035574A">
            <w:pPr>
              <w:rPr>
                <w:color w:val="EE0000"/>
              </w:rPr>
            </w:pPr>
            <w:r w:rsidRPr="00A529F6">
              <w:t>31/07/2025</w:t>
            </w:r>
          </w:p>
        </w:tc>
      </w:tr>
      <w:tr w:rsidR="000D7266" w14:paraId="5B8DB376" w14:textId="77777777">
        <w:tc>
          <w:tcPr>
            <w:tcW w:w="4247" w:type="dxa"/>
          </w:tcPr>
          <w:p w14:paraId="5B8DB374" w14:textId="77777777" w:rsidR="000D7266" w:rsidRDefault="008B258B">
            <w:pPr>
              <w:rPr>
                <w:b/>
              </w:rPr>
            </w:pPr>
            <w:r>
              <w:rPr>
                <w:b/>
              </w:rPr>
              <w:t>Carrera</w:t>
            </w:r>
          </w:p>
        </w:tc>
        <w:tc>
          <w:tcPr>
            <w:tcW w:w="4247" w:type="dxa"/>
          </w:tcPr>
          <w:p w14:paraId="5B8DB375" w14:textId="76F22917" w:rsidR="000D7266" w:rsidRDefault="00970E5D">
            <w:r>
              <w:t>Telecomunicaciones</w:t>
            </w:r>
          </w:p>
        </w:tc>
      </w:tr>
      <w:tr w:rsidR="000D7266" w14:paraId="5B8DB379" w14:textId="77777777">
        <w:tc>
          <w:tcPr>
            <w:tcW w:w="4247" w:type="dxa"/>
          </w:tcPr>
          <w:p w14:paraId="5B8DB377" w14:textId="77777777" w:rsidR="000D7266" w:rsidRDefault="008B258B">
            <w:pPr>
              <w:rPr>
                <w:b/>
              </w:rPr>
            </w:pPr>
            <w:r>
              <w:rPr>
                <w:b/>
              </w:rPr>
              <w:t>Departamento</w:t>
            </w:r>
          </w:p>
        </w:tc>
        <w:tc>
          <w:tcPr>
            <w:tcW w:w="4247" w:type="dxa"/>
          </w:tcPr>
          <w:p w14:paraId="5B8DB378" w14:textId="3FAE6A25" w:rsidR="000D7266" w:rsidRDefault="00683A74">
            <w:r w:rsidRPr="00683A74">
              <w:t>Departamento de Electrónica y Telecomunicaciones</w:t>
            </w:r>
          </w:p>
        </w:tc>
      </w:tr>
    </w:tbl>
    <w:p w14:paraId="5B8DB37A" w14:textId="77777777" w:rsidR="000D7266" w:rsidRDefault="000D7266"/>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7C" w14:textId="77777777">
        <w:tc>
          <w:tcPr>
            <w:tcW w:w="8494" w:type="dxa"/>
            <w:gridSpan w:val="2"/>
            <w:shd w:val="clear" w:color="auto" w:fill="E7E6E6"/>
          </w:tcPr>
          <w:p w14:paraId="5B8DB37B"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del tutor</w:t>
            </w:r>
          </w:p>
        </w:tc>
      </w:tr>
      <w:tr w:rsidR="000D7266" w14:paraId="5B8DB37E" w14:textId="77777777">
        <w:tc>
          <w:tcPr>
            <w:tcW w:w="8494" w:type="dxa"/>
            <w:gridSpan w:val="2"/>
          </w:tcPr>
          <w:p w14:paraId="5B8DB37D" w14:textId="77777777" w:rsidR="000D7266" w:rsidRDefault="008B258B">
            <w:pPr>
              <w:jc w:val="center"/>
              <w:rPr>
                <w:b/>
              </w:rPr>
            </w:pPr>
            <w:r>
              <w:rPr>
                <w:b/>
              </w:rPr>
              <w:t>Tutor</w:t>
            </w:r>
          </w:p>
        </w:tc>
      </w:tr>
      <w:tr w:rsidR="000D7266" w14:paraId="5B8DB381" w14:textId="77777777">
        <w:tc>
          <w:tcPr>
            <w:tcW w:w="4247" w:type="dxa"/>
          </w:tcPr>
          <w:p w14:paraId="5B8DB37F" w14:textId="77777777" w:rsidR="000D7266" w:rsidRDefault="008B258B">
            <w:pPr>
              <w:rPr>
                <w:b/>
              </w:rPr>
            </w:pPr>
            <w:r>
              <w:rPr>
                <w:b/>
              </w:rPr>
              <w:t>Apellidos y Nombres</w:t>
            </w:r>
          </w:p>
        </w:tc>
        <w:tc>
          <w:tcPr>
            <w:tcW w:w="4247" w:type="dxa"/>
          </w:tcPr>
          <w:p w14:paraId="5B8DB380" w14:textId="14D863CF" w:rsidR="000D7266" w:rsidRDefault="00B55119">
            <w:r w:rsidRPr="00B55119">
              <w:t>Lara Mina Marco Fernando</w:t>
            </w:r>
          </w:p>
        </w:tc>
      </w:tr>
      <w:tr w:rsidR="000D7266" w14:paraId="5B8DB384" w14:textId="77777777">
        <w:tc>
          <w:tcPr>
            <w:tcW w:w="4247" w:type="dxa"/>
          </w:tcPr>
          <w:p w14:paraId="5B8DB382" w14:textId="77777777" w:rsidR="000D7266" w:rsidRDefault="008B258B">
            <w:pPr>
              <w:rPr>
                <w:b/>
              </w:rPr>
            </w:pPr>
            <w:r>
              <w:rPr>
                <w:b/>
              </w:rPr>
              <w:t xml:space="preserve">Cédula de Identidad </w:t>
            </w:r>
          </w:p>
        </w:tc>
        <w:tc>
          <w:tcPr>
            <w:tcW w:w="4247" w:type="dxa"/>
          </w:tcPr>
          <w:p w14:paraId="5B8DB383" w14:textId="2C88F737" w:rsidR="000D7266" w:rsidRDefault="00FA4614">
            <w:r w:rsidRPr="00FA4614">
              <w:t>1715140115</w:t>
            </w:r>
          </w:p>
        </w:tc>
      </w:tr>
      <w:tr w:rsidR="000D7266" w14:paraId="5B8DB387" w14:textId="77777777">
        <w:tc>
          <w:tcPr>
            <w:tcW w:w="4247" w:type="dxa"/>
          </w:tcPr>
          <w:p w14:paraId="5B8DB385" w14:textId="77777777" w:rsidR="000D7266" w:rsidRDefault="008B258B">
            <w:pPr>
              <w:rPr>
                <w:b/>
              </w:rPr>
            </w:pPr>
            <w:r>
              <w:rPr>
                <w:b/>
              </w:rPr>
              <w:t xml:space="preserve">ID Institucional </w:t>
            </w:r>
          </w:p>
        </w:tc>
        <w:tc>
          <w:tcPr>
            <w:tcW w:w="4247" w:type="dxa"/>
          </w:tcPr>
          <w:p w14:paraId="5B8DB386" w14:textId="390C5180" w:rsidR="000D7266" w:rsidRDefault="00FA4614">
            <w:r w:rsidRPr="00FA4614">
              <w:t>S00350190</w:t>
            </w:r>
          </w:p>
        </w:tc>
      </w:tr>
      <w:tr w:rsidR="000D7266" w14:paraId="5B8DB38A" w14:textId="77777777">
        <w:tc>
          <w:tcPr>
            <w:tcW w:w="4247" w:type="dxa"/>
          </w:tcPr>
          <w:p w14:paraId="5B8DB388" w14:textId="77777777" w:rsidR="000D7266" w:rsidRDefault="008B258B">
            <w:pPr>
              <w:rPr>
                <w:b/>
              </w:rPr>
            </w:pPr>
            <w:r>
              <w:rPr>
                <w:b/>
              </w:rPr>
              <w:t xml:space="preserve">Email Institucional </w:t>
            </w:r>
          </w:p>
        </w:tc>
        <w:tc>
          <w:tcPr>
            <w:tcW w:w="4247" w:type="dxa"/>
          </w:tcPr>
          <w:p w14:paraId="5B8DB389" w14:textId="71B2F9D7" w:rsidR="000D7266" w:rsidRDefault="00FA4614" w:rsidP="00FA4614">
            <w:r w:rsidRPr="00FA4614">
              <w:t>mflara3@espe.edu.ec</w:t>
            </w:r>
          </w:p>
        </w:tc>
      </w:tr>
      <w:tr w:rsidR="000D7266" w14:paraId="5B8DB38D" w14:textId="77777777">
        <w:tc>
          <w:tcPr>
            <w:tcW w:w="4247" w:type="dxa"/>
          </w:tcPr>
          <w:p w14:paraId="5B8DB38B" w14:textId="77777777" w:rsidR="000D7266" w:rsidRDefault="008B258B">
            <w:pPr>
              <w:rPr>
                <w:b/>
              </w:rPr>
            </w:pPr>
            <w:r>
              <w:rPr>
                <w:b/>
              </w:rPr>
              <w:t>Teléfono personal</w:t>
            </w:r>
          </w:p>
        </w:tc>
        <w:tc>
          <w:tcPr>
            <w:tcW w:w="4247" w:type="dxa"/>
          </w:tcPr>
          <w:p w14:paraId="5B8DB38C" w14:textId="1181C2AA" w:rsidR="000D7266" w:rsidRDefault="00FA4614">
            <w:r w:rsidRPr="00FA4614">
              <w:t>0999013385</w:t>
            </w:r>
          </w:p>
        </w:tc>
      </w:tr>
    </w:tbl>
    <w:p w14:paraId="5B8DB38E" w14:textId="77777777" w:rsidR="000D7266" w:rsidRDefault="000D7266"/>
    <w:tbl>
      <w:tblPr>
        <w:tblStyle w:val="a1"/>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90" w14:textId="77777777">
        <w:tc>
          <w:tcPr>
            <w:tcW w:w="8494" w:type="dxa"/>
            <w:gridSpan w:val="2"/>
            <w:shd w:val="clear" w:color="auto" w:fill="E7E6E6"/>
          </w:tcPr>
          <w:p w14:paraId="5B8DB38F"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Datos generales de los estudiantes participantes</w:t>
            </w:r>
          </w:p>
        </w:tc>
      </w:tr>
      <w:tr w:rsidR="000D7266" w14:paraId="5B8DB395" w14:textId="77777777">
        <w:tc>
          <w:tcPr>
            <w:tcW w:w="4247" w:type="dxa"/>
          </w:tcPr>
          <w:p w14:paraId="5B8DB393" w14:textId="77777777" w:rsidR="000D7266" w:rsidRDefault="008B258B">
            <w:pPr>
              <w:rPr>
                <w:b/>
              </w:rPr>
            </w:pPr>
            <w:r>
              <w:rPr>
                <w:b/>
              </w:rPr>
              <w:t>Apellidos y Nombres</w:t>
            </w:r>
          </w:p>
        </w:tc>
        <w:tc>
          <w:tcPr>
            <w:tcW w:w="4247" w:type="dxa"/>
          </w:tcPr>
          <w:p w14:paraId="5B8DB394" w14:textId="78C73793" w:rsidR="000D7266" w:rsidRDefault="00922012">
            <w:r>
              <w:t>Guitarra Sanchez Jhon Alexander</w:t>
            </w:r>
          </w:p>
        </w:tc>
      </w:tr>
      <w:tr w:rsidR="000D7266" w14:paraId="5B8DB398" w14:textId="77777777">
        <w:tc>
          <w:tcPr>
            <w:tcW w:w="4247" w:type="dxa"/>
          </w:tcPr>
          <w:p w14:paraId="5B8DB396" w14:textId="77777777" w:rsidR="000D7266" w:rsidRDefault="008B258B">
            <w:pPr>
              <w:rPr>
                <w:b/>
              </w:rPr>
            </w:pPr>
            <w:r>
              <w:rPr>
                <w:b/>
              </w:rPr>
              <w:t xml:space="preserve">Cédula de Identidad </w:t>
            </w:r>
          </w:p>
        </w:tc>
        <w:tc>
          <w:tcPr>
            <w:tcW w:w="4247" w:type="dxa"/>
          </w:tcPr>
          <w:p w14:paraId="5B8DB397" w14:textId="28207F9D" w:rsidR="000D7266" w:rsidRDefault="00922012">
            <w:r>
              <w:t>1726079948</w:t>
            </w:r>
          </w:p>
        </w:tc>
      </w:tr>
      <w:tr w:rsidR="000D7266" w14:paraId="5B8DB39B" w14:textId="77777777">
        <w:tc>
          <w:tcPr>
            <w:tcW w:w="4247" w:type="dxa"/>
          </w:tcPr>
          <w:p w14:paraId="5B8DB399" w14:textId="77777777" w:rsidR="000D7266" w:rsidRDefault="008B258B">
            <w:pPr>
              <w:rPr>
                <w:b/>
              </w:rPr>
            </w:pPr>
            <w:r>
              <w:rPr>
                <w:b/>
              </w:rPr>
              <w:t xml:space="preserve">ID Institucional </w:t>
            </w:r>
          </w:p>
        </w:tc>
        <w:tc>
          <w:tcPr>
            <w:tcW w:w="4247" w:type="dxa"/>
          </w:tcPr>
          <w:p w14:paraId="5B8DB39A" w14:textId="442CAA8E" w:rsidR="000D7266" w:rsidRDefault="00922012">
            <w:r>
              <w:t>L003964211</w:t>
            </w:r>
          </w:p>
        </w:tc>
      </w:tr>
      <w:tr w:rsidR="000D7266" w14:paraId="5B8DB39E" w14:textId="77777777">
        <w:tc>
          <w:tcPr>
            <w:tcW w:w="4247" w:type="dxa"/>
          </w:tcPr>
          <w:p w14:paraId="5B8DB39C" w14:textId="77777777" w:rsidR="000D7266" w:rsidRDefault="008B258B">
            <w:pPr>
              <w:rPr>
                <w:b/>
              </w:rPr>
            </w:pPr>
            <w:r>
              <w:rPr>
                <w:b/>
              </w:rPr>
              <w:t xml:space="preserve">Email Institucional </w:t>
            </w:r>
          </w:p>
        </w:tc>
        <w:tc>
          <w:tcPr>
            <w:tcW w:w="4247" w:type="dxa"/>
          </w:tcPr>
          <w:p w14:paraId="5B8DB39D" w14:textId="364E1FDE" w:rsidR="000D7266" w:rsidRPr="00487302" w:rsidRDefault="00922012">
            <w:hyperlink r:id="rId11" w:history="1">
              <w:r w:rsidRPr="00487302">
                <w:rPr>
                  <w:rStyle w:val="Hipervnculo"/>
                  <w:color w:val="auto"/>
                  <w:u w:val="none"/>
                </w:rPr>
                <w:t>jaguitarra@espe.edu.ec</w:t>
              </w:r>
            </w:hyperlink>
          </w:p>
        </w:tc>
      </w:tr>
      <w:tr w:rsidR="000D7266" w14:paraId="5B8DB3A1" w14:textId="77777777">
        <w:tc>
          <w:tcPr>
            <w:tcW w:w="4247" w:type="dxa"/>
          </w:tcPr>
          <w:p w14:paraId="5B8DB39F" w14:textId="77777777" w:rsidR="000D7266" w:rsidRDefault="008B258B">
            <w:pPr>
              <w:rPr>
                <w:b/>
              </w:rPr>
            </w:pPr>
            <w:r>
              <w:rPr>
                <w:b/>
              </w:rPr>
              <w:t>Teléfono personal</w:t>
            </w:r>
          </w:p>
        </w:tc>
        <w:tc>
          <w:tcPr>
            <w:tcW w:w="4247" w:type="dxa"/>
          </w:tcPr>
          <w:p w14:paraId="5B8DB3A0" w14:textId="25401412" w:rsidR="000D7266" w:rsidRDefault="00BB3A81">
            <w:r>
              <w:t>0998582345</w:t>
            </w:r>
          </w:p>
        </w:tc>
      </w:tr>
    </w:tbl>
    <w:p w14:paraId="5B8DB3B6" w14:textId="77777777" w:rsidR="000D7266" w:rsidRDefault="000D7266"/>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7"/>
        <w:gridCol w:w="4247"/>
      </w:tblGrid>
      <w:tr w:rsidR="000D7266" w14:paraId="5B8DB3B8" w14:textId="77777777">
        <w:tc>
          <w:tcPr>
            <w:tcW w:w="8494" w:type="dxa"/>
            <w:gridSpan w:val="2"/>
            <w:shd w:val="clear" w:color="auto" w:fill="E7E6E6"/>
          </w:tcPr>
          <w:p w14:paraId="5B8DB3B7"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 xml:space="preserve">Datos generales de la entidad </w:t>
            </w:r>
            <w:proofErr w:type="spellStart"/>
            <w:r>
              <w:rPr>
                <w:b/>
                <w:color w:val="000000"/>
              </w:rPr>
              <w:t>co-participante</w:t>
            </w:r>
            <w:proofErr w:type="spellEnd"/>
            <w:r>
              <w:rPr>
                <w:b/>
                <w:color w:val="000000"/>
              </w:rPr>
              <w:t xml:space="preserve"> (si fuese el caso). </w:t>
            </w:r>
          </w:p>
        </w:tc>
      </w:tr>
      <w:tr w:rsidR="000D7266" w14:paraId="5B8DB3BB" w14:textId="77777777">
        <w:tc>
          <w:tcPr>
            <w:tcW w:w="4247" w:type="dxa"/>
          </w:tcPr>
          <w:p w14:paraId="5B8DB3B9" w14:textId="77777777" w:rsidR="000D7266" w:rsidRDefault="008B258B">
            <w:pPr>
              <w:rPr>
                <w:b/>
              </w:rPr>
            </w:pPr>
            <w:r>
              <w:rPr>
                <w:b/>
              </w:rPr>
              <w:t>Nombre de la entidad</w:t>
            </w:r>
          </w:p>
        </w:tc>
        <w:tc>
          <w:tcPr>
            <w:tcW w:w="4247" w:type="dxa"/>
          </w:tcPr>
          <w:p w14:paraId="5B8DB3BA" w14:textId="241A21B1" w:rsidR="000D7266" w:rsidRDefault="00BB3A81">
            <w:r w:rsidRPr="00BB3A81">
              <w:t>Escuela Politécnica Nacional</w:t>
            </w:r>
          </w:p>
        </w:tc>
      </w:tr>
      <w:tr w:rsidR="000D7266" w14:paraId="5B8DB3BE" w14:textId="77777777">
        <w:tc>
          <w:tcPr>
            <w:tcW w:w="4247" w:type="dxa"/>
          </w:tcPr>
          <w:p w14:paraId="5B8DB3BC" w14:textId="77777777" w:rsidR="000D7266" w:rsidRDefault="008B258B">
            <w:pPr>
              <w:rPr>
                <w:b/>
              </w:rPr>
            </w:pPr>
            <w:r>
              <w:rPr>
                <w:b/>
              </w:rPr>
              <w:t>RUC</w:t>
            </w:r>
          </w:p>
        </w:tc>
        <w:tc>
          <w:tcPr>
            <w:tcW w:w="4247" w:type="dxa"/>
          </w:tcPr>
          <w:p w14:paraId="5B8DB3BD" w14:textId="2867271A" w:rsidR="000D7266" w:rsidRDefault="00D538F9">
            <w:r w:rsidRPr="00D538F9">
              <w:t>1760005620001</w:t>
            </w:r>
          </w:p>
        </w:tc>
      </w:tr>
      <w:tr w:rsidR="000D7266" w14:paraId="5B8DB3C1" w14:textId="77777777">
        <w:tc>
          <w:tcPr>
            <w:tcW w:w="4247" w:type="dxa"/>
          </w:tcPr>
          <w:p w14:paraId="5B8DB3BF" w14:textId="77777777" w:rsidR="000D7266" w:rsidRDefault="008B258B">
            <w:pPr>
              <w:rPr>
                <w:b/>
              </w:rPr>
            </w:pPr>
            <w:r>
              <w:rPr>
                <w:b/>
              </w:rPr>
              <w:t>Actividad económica</w:t>
            </w:r>
          </w:p>
        </w:tc>
        <w:tc>
          <w:tcPr>
            <w:tcW w:w="4247" w:type="dxa"/>
          </w:tcPr>
          <w:p w14:paraId="5B8DB3C0" w14:textId="29CE731F" w:rsidR="000D7266" w:rsidRDefault="0011033B">
            <w:r w:rsidRPr="0011033B">
              <w:t>Educación</w:t>
            </w:r>
          </w:p>
        </w:tc>
      </w:tr>
      <w:tr w:rsidR="000D7266" w14:paraId="5B8DB3C4" w14:textId="77777777">
        <w:tc>
          <w:tcPr>
            <w:tcW w:w="4247" w:type="dxa"/>
          </w:tcPr>
          <w:p w14:paraId="5B8DB3C2" w14:textId="77777777" w:rsidR="000D7266" w:rsidRDefault="008B258B">
            <w:pPr>
              <w:rPr>
                <w:b/>
              </w:rPr>
            </w:pPr>
            <w:r>
              <w:rPr>
                <w:b/>
              </w:rPr>
              <w:t xml:space="preserve">Dirección </w:t>
            </w:r>
          </w:p>
        </w:tc>
        <w:tc>
          <w:tcPr>
            <w:tcW w:w="4247" w:type="dxa"/>
          </w:tcPr>
          <w:p w14:paraId="5B8DB3C3" w14:textId="0AD9935E" w:rsidR="000D7266" w:rsidRDefault="0011033B">
            <w:r w:rsidRPr="0011033B">
              <w:t>Av. Ladrón de Guevara E11-253, Quito 170143</w:t>
            </w:r>
          </w:p>
        </w:tc>
      </w:tr>
      <w:tr w:rsidR="000D7266" w14:paraId="5B8DB3C7" w14:textId="77777777">
        <w:tc>
          <w:tcPr>
            <w:tcW w:w="4247" w:type="dxa"/>
          </w:tcPr>
          <w:p w14:paraId="5B8DB3C5" w14:textId="77777777" w:rsidR="000D7266" w:rsidRDefault="008B258B">
            <w:pPr>
              <w:rPr>
                <w:b/>
              </w:rPr>
            </w:pPr>
            <w:r>
              <w:rPr>
                <w:b/>
              </w:rPr>
              <w:t>Teléfono</w:t>
            </w:r>
          </w:p>
        </w:tc>
        <w:tc>
          <w:tcPr>
            <w:tcW w:w="4247" w:type="dxa"/>
          </w:tcPr>
          <w:p w14:paraId="5B8DB3C6" w14:textId="0D9AC9B3" w:rsidR="000D7266" w:rsidRDefault="0011033B" w:rsidP="0011033B">
            <w:pPr>
              <w:tabs>
                <w:tab w:val="left" w:pos="1140"/>
              </w:tabs>
            </w:pPr>
            <w:r w:rsidRPr="0011033B">
              <w:t>022976300</w:t>
            </w:r>
            <w:r>
              <w:tab/>
            </w:r>
          </w:p>
        </w:tc>
      </w:tr>
      <w:tr w:rsidR="000D7266" w14:paraId="5B8DB3CA" w14:textId="77777777">
        <w:tc>
          <w:tcPr>
            <w:tcW w:w="4247" w:type="dxa"/>
          </w:tcPr>
          <w:p w14:paraId="5B8DB3C8" w14:textId="77777777" w:rsidR="000D7266" w:rsidRDefault="008B258B">
            <w:pPr>
              <w:rPr>
                <w:b/>
              </w:rPr>
            </w:pPr>
            <w:r>
              <w:rPr>
                <w:b/>
              </w:rPr>
              <w:t>Página Web</w:t>
            </w:r>
          </w:p>
        </w:tc>
        <w:tc>
          <w:tcPr>
            <w:tcW w:w="4247" w:type="dxa"/>
          </w:tcPr>
          <w:p w14:paraId="5B8DB3C9" w14:textId="6E295C51" w:rsidR="009914C7" w:rsidRPr="00487302" w:rsidRDefault="009914C7" w:rsidP="009914C7">
            <w:hyperlink r:id="rId12" w:history="1">
              <w:r w:rsidRPr="00487302">
                <w:rPr>
                  <w:rStyle w:val="Hipervnculo"/>
                  <w:color w:val="auto"/>
                  <w:u w:val="none"/>
                </w:rPr>
                <w:t>https://www.epn.edu.ec/</w:t>
              </w:r>
            </w:hyperlink>
          </w:p>
        </w:tc>
      </w:tr>
      <w:tr w:rsidR="000D7266" w14:paraId="5B8DB3CD" w14:textId="77777777">
        <w:tc>
          <w:tcPr>
            <w:tcW w:w="4247" w:type="dxa"/>
          </w:tcPr>
          <w:p w14:paraId="5B8DB3CB" w14:textId="77777777" w:rsidR="000D7266" w:rsidRDefault="008B258B">
            <w:pPr>
              <w:rPr>
                <w:b/>
              </w:rPr>
            </w:pPr>
            <w:r>
              <w:rPr>
                <w:b/>
              </w:rPr>
              <w:t>Persona de Contacto</w:t>
            </w:r>
          </w:p>
        </w:tc>
        <w:tc>
          <w:tcPr>
            <w:tcW w:w="4247" w:type="dxa"/>
          </w:tcPr>
          <w:p w14:paraId="5B8DB3CC" w14:textId="75416D87" w:rsidR="000D7266" w:rsidRDefault="00641619">
            <w:r w:rsidRPr="00641619">
              <w:t>Hernán Barba</w:t>
            </w:r>
          </w:p>
        </w:tc>
      </w:tr>
      <w:tr w:rsidR="000D7266" w14:paraId="5B8DB3D0" w14:textId="77777777">
        <w:tc>
          <w:tcPr>
            <w:tcW w:w="4247" w:type="dxa"/>
          </w:tcPr>
          <w:p w14:paraId="5B8DB3CE" w14:textId="77777777" w:rsidR="000D7266" w:rsidRDefault="008B258B">
            <w:pPr>
              <w:rPr>
                <w:b/>
              </w:rPr>
            </w:pPr>
            <w:r>
              <w:rPr>
                <w:b/>
              </w:rPr>
              <w:t xml:space="preserve">Cédula de Identidad </w:t>
            </w:r>
          </w:p>
        </w:tc>
        <w:tc>
          <w:tcPr>
            <w:tcW w:w="4247" w:type="dxa"/>
          </w:tcPr>
          <w:p w14:paraId="5B8DB3CF" w14:textId="75E5B316" w:rsidR="000D7266" w:rsidRDefault="007231D6">
            <w:r w:rsidRPr="007231D6">
              <w:t>1716860737</w:t>
            </w:r>
          </w:p>
        </w:tc>
      </w:tr>
      <w:tr w:rsidR="000D7266" w14:paraId="5B8DB3D3" w14:textId="77777777">
        <w:tc>
          <w:tcPr>
            <w:tcW w:w="4247" w:type="dxa"/>
          </w:tcPr>
          <w:p w14:paraId="5B8DB3D1" w14:textId="77777777" w:rsidR="000D7266" w:rsidRDefault="008B258B">
            <w:pPr>
              <w:rPr>
                <w:b/>
              </w:rPr>
            </w:pPr>
            <w:r>
              <w:rPr>
                <w:b/>
              </w:rPr>
              <w:t>Email</w:t>
            </w:r>
          </w:p>
        </w:tc>
        <w:tc>
          <w:tcPr>
            <w:tcW w:w="4247" w:type="dxa"/>
          </w:tcPr>
          <w:p w14:paraId="5B8DB3D2" w14:textId="6A7116CB" w:rsidR="000D7266" w:rsidRDefault="007231D6">
            <w:r w:rsidRPr="007231D6">
              <w:t>hernan.barba@epn.edu.ec</w:t>
            </w:r>
          </w:p>
        </w:tc>
      </w:tr>
      <w:tr w:rsidR="000D7266" w14:paraId="5B8DB3D6" w14:textId="77777777">
        <w:tc>
          <w:tcPr>
            <w:tcW w:w="4247" w:type="dxa"/>
          </w:tcPr>
          <w:p w14:paraId="5B8DB3D4" w14:textId="77777777" w:rsidR="000D7266" w:rsidRDefault="008B258B">
            <w:pPr>
              <w:rPr>
                <w:b/>
              </w:rPr>
            </w:pPr>
            <w:r>
              <w:rPr>
                <w:b/>
              </w:rPr>
              <w:t>Teléfono personal</w:t>
            </w:r>
          </w:p>
        </w:tc>
        <w:tc>
          <w:tcPr>
            <w:tcW w:w="4247" w:type="dxa"/>
          </w:tcPr>
          <w:p w14:paraId="5B8DB3D5" w14:textId="3EFE33AA" w:rsidR="000D7266" w:rsidRDefault="007231D6" w:rsidP="007231D6">
            <w:r w:rsidRPr="007231D6">
              <w:t>0963959482</w:t>
            </w:r>
          </w:p>
        </w:tc>
      </w:tr>
    </w:tbl>
    <w:p w14:paraId="5B8DB3D7" w14:textId="77777777" w:rsidR="000D7266" w:rsidRDefault="000D7266"/>
    <w:tbl>
      <w:tblPr>
        <w:tblStyle w:val="a3"/>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D9" w14:textId="77777777" w:rsidTr="0030633A">
        <w:tc>
          <w:tcPr>
            <w:tcW w:w="8494" w:type="dxa"/>
          </w:tcPr>
          <w:p w14:paraId="5B8DB3D8"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Resumen</w:t>
            </w:r>
          </w:p>
        </w:tc>
      </w:tr>
      <w:tr w:rsidR="000D7266" w14:paraId="5B8DB3DB" w14:textId="77777777" w:rsidTr="0030633A">
        <w:tc>
          <w:tcPr>
            <w:tcW w:w="8494" w:type="dxa"/>
          </w:tcPr>
          <w:p w14:paraId="05262C96" w14:textId="77777777" w:rsidR="00A529F6" w:rsidRDefault="00A529F6" w:rsidP="000532C0">
            <w:pPr>
              <w:jc w:val="both"/>
            </w:pPr>
          </w:p>
          <w:p w14:paraId="08777DCE" w14:textId="081E155C" w:rsidR="000532C0" w:rsidRDefault="000532C0" w:rsidP="000532C0">
            <w:pPr>
              <w:jc w:val="both"/>
            </w:pPr>
            <w:r>
              <w:t>La radioastronomía facilita la exploración del universo mediante el análisis de señales captadas por radiotelescopios</w:t>
            </w:r>
            <w:r w:rsidR="00205C0B">
              <w:fldChar w:fldCharType="begin"/>
            </w:r>
            <w:r w:rsidR="00205C0B">
              <w:instrText xml:space="preserve"> ADDIN ZOTERO_ITEM CSL_CITATION {"citationID":"iUNiS4Ua","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205C0B">
              <w:fldChar w:fldCharType="separate"/>
            </w:r>
            <w:hyperlink w:anchor="Cite_id92_Essential__2016_Condon" w:tooltip="Essential radio astronomy" w:history="1">
              <w:r w:rsidR="00205C0B" w:rsidRPr="001002DB">
                <w:rPr>
                  <w:rStyle w:val="Hipervnculo"/>
                  <w:color w:val="auto"/>
                  <w:u w:val="none"/>
                </w:rPr>
                <w:t>[1]</w:t>
              </w:r>
            </w:hyperlink>
            <w:r w:rsidR="00205C0B">
              <w:fldChar w:fldCharType="end"/>
            </w:r>
            <w:r>
              <w:t xml:space="preserve">. Estas emisiones permiten observar fenómenos espaciales en frecuencias específicas, como la línea de hidrógeno neutro </w:t>
            </w:r>
            <w:r w:rsidR="00205C0B">
              <w:fldChar w:fldCharType="begin"/>
            </w:r>
            <w:r w:rsidR="00205C0B">
              <w:instrText xml:space="preserve"> ADDIN ZOTERO_ITEM CSL_CITATION {"citationID":"3AZWAhy4","properties":{"unsorted":false,"formattedCitation":"[2]","plainCitation":"[2]","noteIndex":0},"citationItems":[{"id":3,"uris":["http://zotero.org/users/15855260/items/FFW59883"],"itemData":{"id":3,"type":"article","abstract":"Atomic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Detectar estas señales representa un reto técnico por su baja energía y la presencia de ruido de fondo </w:t>
            </w:r>
            <w:r w:rsidR="00205C0B">
              <w:fldChar w:fldCharType="begin"/>
            </w:r>
            <w:r w:rsidR="00205C0B">
              <w:instrText xml:space="preserve"> ADDIN ZOTERO_ITEM CSL_CITATION {"citationID":"av09LRTP","properties":{"unsorted":false,"formattedCitation":"[3]","plainCitation":"[3]","noteIndex":0},"citationItems":[{"id":89,"uris":["http://zotero.org/users/15855260/items/GUNCHR68"],"itemData":{"id":89,"type":"book","call-number":"523.887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 xml:space="preserve">. Para interpretar correctamente esta información, se requiere aplicar técnicas de estimación espectral y representaciones de tiempo-frecuencia </w:t>
            </w:r>
            <w:r w:rsidR="00205C0B">
              <w:fldChar w:fldCharType="begin"/>
            </w:r>
            <w:r w:rsidR="00205C0B">
              <w:instrText xml:space="preserve"> ADDIN ZOTERO_ITEM CSL_CITATION {"citationID":"3HvFu85A","properties":{"unsorted":false,"formattedCitation":"[4]","plainCitation":"[4]","noteIndex":0},"citationItems":[{"id":82,"uris":["http://zotero.org/users/15855260/items/N8FI3TU6"],"itemData":{"id":82,"type":"article","abstract":"This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205C0B">
              <w:fldChar w:fldCharType="separate"/>
            </w:r>
            <w:hyperlink w:anchor="Cite_id82_Design_and_2024_Gim_nez_Co" w:tooltip="Design and Implementation of a Software Defined Radio-Based Radio Telescope for Hydrogen Line Observation at 1.42 GHz" w:history="1">
              <w:r w:rsidR="00205C0B" w:rsidRPr="001002DB">
                <w:rPr>
                  <w:rStyle w:val="Hipervnculo"/>
                  <w:color w:val="auto"/>
                  <w:u w:val="none"/>
                </w:rPr>
                <w:t>[4]</w:t>
              </w:r>
            </w:hyperlink>
            <w:r w:rsidR="00205C0B">
              <w:fldChar w:fldCharType="end"/>
            </w:r>
            <w:r>
              <w:t xml:space="preserve">, </w:t>
            </w:r>
            <w:r w:rsidR="00205C0B">
              <w:fldChar w:fldCharType="begin"/>
            </w:r>
            <w:r w:rsidR="00205C0B">
              <w:instrText xml:space="preserve"> ADDIN ZOTERO_ITEM CSL_CITATION {"citationID":"zHE8ktYi","properties":{"unsorted":false,"formattedCitation":"[5]","plainCitation":"[5]","noteIndex":0},"citationItems":[{"id":101,"uris":["http://zotero.org/users/15855260/items/QS9HS95X"],"itemData":{"id":101,"type":"book","original-publisher":"Springer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rsidR="00230CF3">
              <w:t>, a más de tener interfaces adecuadas para la interpretación de las señales adquiridas por radiotelescopios.</w:t>
            </w:r>
          </w:p>
          <w:p w14:paraId="6B220C65" w14:textId="77777777" w:rsidR="000532C0" w:rsidRDefault="000532C0" w:rsidP="000532C0">
            <w:pPr>
              <w:jc w:val="both"/>
            </w:pPr>
          </w:p>
          <w:p w14:paraId="14426040" w14:textId="3A7EC00C" w:rsidR="000532C0" w:rsidRDefault="008470C4" w:rsidP="000532C0">
            <w:pPr>
              <w:jc w:val="both"/>
            </w:pPr>
            <w:r>
              <w:t>Además, e</w:t>
            </w:r>
            <w:r w:rsidR="000532C0">
              <w:t xml:space="preserve">l avance tecnológico impulsa el uso de arquitecturas de radio definido por software </w:t>
            </w:r>
            <w:r w:rsidR="00205C0B">
              <w:fldChar w:fldCharType="begin"/>
            </w:r>
            <w:r w:rsidR="00205C0B">
              <w:instrText xml:space="preserve"> ADDIN ZOTERO_ITEM CSL_CITATION {"citationID":"d5Tkvtps","properties":{"unsorted":false,"formattedCitation":"[6]","plainCitation":"[6]","noteIndex":0},"citationItems":[{"id":102,"uris":["http://zotero.org/users/15855260/items/4W4GCTL8"],"itemData":{"id":102,"type":"article-journal","abstract":"The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205C0B">
              <w:fldChar w:fldCharType="separate"/>
            </w:r>
            <w:hyperlink w:anchor="Cite_id102_Quantifyin_2024_Sang" w:tooltip="Quantifying the randomness and scale invariance of the repeating fast radio bursts" w:history="1">
              <w:r w:rsidR="00205C0B" w:rsidRPr="001002DB">
                <w:rPr>
                  <w:rStyle w:val="Hipervnculo"/>
                  <w:color w:val="auto"/>
                  <w:u w:val="none"/>
                </w:rPr>
                <w:t>[6]</w:t>
              </w:r>
            </w:hyperlink>
            <w:r w:rsidR="00205C0B">
              <w:fldChar w:fldCharType="end"/>
            </w:r>
            <w:r w:rsidR="000532C0">
              <w:t xml:space="preserve">, pero su implementación exige sistemas eficientes de visualización de datos. Sin embargo, el desarrollo de una interfaz que adquiera y presente información concurrente de señales débiles de forma visual es un desafío abierto. Por ello, se propone la implementación de una plataforma escalable, programada en Python, para el procesamiento digital y la representación visual de señales de radiotelescopios en tiempo real. El sistema procesa datos capturados en 1420.40 MHz por el radiotelescopio del Observatorio Astronómico de Quito </w:t>
            </w:r>
            <w:r w:rsidR="00205C0B">
              <w:fldChar w:fldCharType="begin"/>
            </w:r>
            <w:r w:rsidR="00205C0B">
              <w:instrText xml:space="preserve"> ADDIN ZOTERO_ITEM CSL_CITATION {"citationID":"ayFJGdvW","properties":{"unsorted":false,"formattedCitation":"[3]","plainCitation":"[3]","noteIndex":0},"citationItems":[{"id":89,"uris":["http://zotero.org/users/15855260/items/GUNCHR68"],"itemData":{"id":89,"type":"book","call-number":"523.887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rsidR="000532C0">
              <w:t>.</w:t>
            </w:r>
          </w:p>
          <w:p w14:paraId="51733DE8" w14:textId="77777777" w:rsidR="000532C0" w:rsidRDefault="000532C0" w:rsidP="000532C0">
            <w:pPr>
              <w:jc w:val="both"/>
            </w:pPr>
          </w:p>
          <w:p w14:paraId="7F75937F" w14:textId="2648B88B" w:rsidR="000532C0" w:rsidRDefault="000532C0" w:rsidP="000532C0">
            <w:pPr>
              <w:jc w:val="both"/>
            </w:pPr>
            <w:r>
              <w:t>A diferencia de sistemas limitados a espectros convencionales, esta interfaz extraerá y graficará cuatro parámetros sobre flujos continuos:</w:t>
            </w:r>
            <w:r w:rsidR="00A529F6">
              <w:t xml:space="preserve"> </w:t>
            </w:r>
            <w:r>
              <w:t>Tiempo</w:t>
            </w:r>
            <w:r w:rsidR="008470C4">
              <w:t xml:space="preserve">, </w:t>
            </w:r>
            <w:r>
              <w:t>Frecuencia</w:t>
            </w:r>
            <w:r w:rsidR="008470C4">
              <w:t xml:space="preserve">, </w:t>
            </w:r>
            <w:r>
              <w:t>Relación tiempo-frecuencia</w:t>
            </w:r>
            <w:r w:rsidR="008470C4">
              <w:t xml:space="preserve">, </w:t>
            </w:r>
            <w:r>
              <w:t>Distribución estadística</w:t>
            </w:r>
            <w:r w:rsidR="00A529F6">
              <w:t>.</w:t>
            </w:r>
          </w:p>
          <w:p w14:paraId="5CA85D21" w14:textId="77777777" w:rsidR="000532C0" w:rsidRDefault="000532C0" w:rsidP="000532C0">
            <w:pPr>
              <w:jc w:val="both"/>
            </w:pPr>
          </w:p>
          <w:p w14:paraId="4209ADB4" w14:textId="3FBAEDE7" w:rsidR="000532C0" w:rsidRDefault="000532C0" w:rsidP="000532C0">
            <w:pPr>
              <w:jc w:val="both"/>
            </w:pPr>
            <w:r>
              <w:t>El análisis estadístico permite clasificar los datos</w:t>
            </w:r>
            <w:r w:rsidR="0045140C">
              <w:t>,</w:t>
            </w:r>
            <w:r>
              <w:t xml:space="preserve"> mientras las señales inalámbricas comunes forman distribuciones gaussianas, las señales de emisiones astronómicas tienden a formar distribuciones asimétricas de tipo Weibull o </w:t>
            </w:r>
            <w:proofErr w:type="spellStart"/>
            <w:r>
              <w:t>Rician</w:t>
            </w:r>
            <w:proofErr w:type="spellEnd"/>
            <w:r>
              <w:t xml:space="preserve"> </w:t>
            </w:r>
            <w:r w:rsidR="00205C0B">
              <w:fldChar w:fldCharType="begin"/>
            </w:r>
            <w:r w:rsidR="00254BAF">
              <w:instrText xml:space="preserve"> ADDIN ZOTERO_ITEM CSL_CITATION {"citationID":"2hHCKftG","properties":{"unsorted":false,"formattedCitation":"[6]","plainCitation":"[6]","noteIndex":0},"citationItems":[{"id":102,"uris":["http://zotero.org/users/15855260/items/4W4GCTL8"],"itemData":{"id":102,"type":"article-journal","abstract":"The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205C0B">
              <w:fldChar w:fldCharType="separate"/>
            </w:r>
            <w:hyperlink w:anchor="Cite_id102_Quantifyin_2024_Sang" w:tooltip="Quantifying the randomness and scale invariance of the repeating fast radio bursts" w:history="1">
              <w:r w:rsidR="00254BAF" w:rsidRPr="001002DB">
                <w:rPr>
                  <w:rStyle w:val="Hipervnculo"/>
                  <w:color w:val="auto"/>
                  <w:u w:val="none"/>
                </w:rPr>
                <w:t>[6]</w:t>
              </w:r>
            </w:hyperlink>
            <w:r w:rsidR="00205C0B">
              <w:fldChar w:fldCharType="end"/>
            </w:r>
            <w:r>
              <w:t>.</w:t>
            </w:r>
          </w:p>
          <w:p w14:paraId="0859AFC1" w14:textId="77777777" w:rsidR="000532C0" w:rsidRDefault="000532C0" w:rsidP="000532C0">
            <w:pPr>
              <w:jc w:val="both"/>
            </w:pPr>
          </w:p>
          <w:p w14:paraId="73B83F06" w14:textId="5BF8B788" w:rsidR="000532C0" w:rsidRDefault="000532C0" w:rsidP="000532C0">
            <w:pPr>
              <w:jc w:val="both"/>
            </w:pPr>
            <w:r>
              <w:t>El uso de Python facilita la automatización matemática requerida. Los resultados esperados aportarán a la visualización precisa y caracterización de ondas espaciales de baja intensidad</w:t>
            </w:r>
            <w:r w:rsidR="0045140C">
              <w:t>,</w:t>
            </w:r>
            <w:r>
              <w:t xml:space="preserve"> asimismo, esta metodología apoya la selección adecuada de algoritmos para discriminar el ruido térmico.</w:t>
            </w:r>
          </w:p>
          <w:p w14:paraId="7E56C70E" w14:textId="77777777" w:rsidR="000532C0" w:rsidRDefault="000532C0" w:rsidP="000532C0">
            <w:pPr>
              <w:jc w:val="both"/>
            </w:pPr>
          </w:p>
          <w:p w14:paraId="3F57E708" w14:textId="77777777" w:rsidR="000D7266" w:rsidRDefault="000532C0" w:rsidP="000532C0">
            <w:pPr>
              <w:jc w:val="both"/>
            </w:pPr>
            <w:r>
              <w:t xml:space="preserve">Se anticipa que esta arquitectura actúe como base para observaciones astronómicas más complejas. La flexibilidad del código habilitará configuraciones para identificar púlsares en diversas bandas desde distintos emplazamientos </w:t>
            </w:r>
            <w:r w:rsidR="00205C0B">
              <w:fldChar w:fldCharType="begin"/>
            </w:r>
            <w:r w:rsidR="00A55972">
              <w:instrText xml:space="preserve"> ADDIN ZOTERO_ITEM CSL_CITATION {"citationID":"H0bhiRS2","properties":{"unsorted":false,"formattedCitation":"[3]","plainCitation":"[3]","noteIndex":0},"citationItems":[{"id":89,"uris":["http://zotero.org/users/15855260/items/GUNCHR68"],"itemData":{"id":89,"type":"book","call-number":"523.887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A55972" w:rsidRPr="001002DB">
                <w:rPr>
                  <w:rStyle w:val="Hipervnculo"/>
                  <w:color w:val="auto"/>
                  <w:u w:val="none"/>
                </w:rPr>
                <w:t>[3]</w:t>
              </w:r>
            </w:hyperlink>
            <w:r w:rsidR="00205C0B">
              <w:fldChar w:fldCharType="end"/>
            </w:r>
            <w:r>
              <w:t>. Además, el despliegue de una herramienta visual propia fomenta la autonomía tecnológica y reduce las barreras operativas en futuros estudios locales.</w:t>
            </w:r>
          </w:p>
          <w:p w14:paraId="5B8DB3DA" w14:textId="21001819" w:rsidR="00A529F6" w:rsidRDefault="00A529F6" w:rsidP="000532C0">
            <w:pPr>
              <w:jc w:val="both"/>
            </w:pPr>
          </w:p>
        </w:tc>
      </w:tr>
      <w:tr w:rsidR="00CC7226" w14:paraId="46E218EE" w14:textId="77777777" w:rsidTr="0030633A">
        <w:tc>
          <w:tcPr>
            <w:tcW w:w="8494" w:type="dxa"/>
          </w:tcPr>
          <w:p w14:paraId="17197675" w14:textId="77777777" w:rsidR="00CC7226" w:rsidRPr="00791076" w:rsidRDefault="00CC7226" w:rsidP="000616DD">
            <w:pPr>
              <w:jc w:val="both"/>
            </w:pPr>
          </w:p>
        </w:tc>
      </w:tr>
    </w:tbl>
    <w:p w14:paraId="5B8DB3DC" w14:textId="77777777" w:rsidR="000D7266" w:rsidRDefault="000D7266"/>
    <w:tbl>
      <w:tblPr>
        <w:tblStyle w:val="a4"/>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4671"/>
      </w:tblGrid>
      <w:tr w:rsidR="000D7266" w14:paraId="5B8DB3DE" w14:textId="77777777">
        <w:tc>
          <w:tcPr>
            <w:tcW w:w="8494" w:type="dxa"/>
            <w:gridSpan w:val="2"/>
            <w:shd w:val="clear" w:color="auto" w:fill="E7E6E6"/>
          </w:tcPr>
          <w:p w14:paraId="5B8DB3DD"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Objetivo y Actividades</w:t>
            </w:r>
          </w:p>
        </w:tc>
      </w:tr>
      <w:tr w:rsidR="000D7266" w14:paraId="5B8DB3E1" w14:textId="77777777">
        <w:tc>
          <w:tcPr>
            <w:tcW w:w="3823" w:type="dxa"/>
          </w:tcPr>
          <w:p w14:paraId="5B8DB3DF" w14:textId="77777777" w:rsidR="000D7266" w:rsidRDefault="008B258B">
            <w:pPr>
              <w:rPr>
                <w:b/>
              </w:rPr>
            </w:pPr>
            <w:r>
              <w:rPr>
                <w:b/>
              </w:rPr>
              <w:t>Objetivo</w:t>
            </w:r>
          </w:p>
        </w:tc>
        <w:tc>
          <w:tcPr>
            <w:tcW w:w="4671" w:type="dxa"/>
          </w:tcPr>
          <w:p w14:paraId="5B8DB3E0" w14:textId="4114B0FF" w:rsidR="000D7266" w:rsidRPr="00DA355C" w:rsidRDefault="003A65BA">
            <w:pPr>
              <w:rPr>
                <w:bCs/>
              </w:rPr>
            </w:pPr>
            <w:r w:rsidRPr="00DA355C">
              <w:rPr>
                <w:bCs/>
              </w:rPr>
              <w:t>Implementar plataforma para el procesamiento digital de señales de radiotelescopios</w:t>
            </w:r>
          </w:p>
        </w:tc>
      </w:tr>
      <w:tr w:rsidR="000D7266" w14:paraId="5B8DB3E4" w14:textId="77777777">
        <w:tc>
          <w:tcPr>
            <w:tcW w:w="3823" w:type="dxa"/>
          </w:tcPr>
          <w:p w14:paraId="5B8DB3E2" w14:textId="77777777" w:rsidR="000D7266" w:rsidRDefault="008B258B">
            <w:pPr>
              <w:rPr>
                <w:b/>
              </w:rPr>
            </w:pPr>
            <w:r>
              <w:rPr>
                <w:b/>
              </w:rPr>
              <w:lastRenderedPageBreak/>
              <w:t>Actividad 1</w:t>
            </w:r>
          </w:p>
        </w:tc>
        <w:tc>
          <w:tcPr>
            <w:tcW w:w="4671" w:type="dxa"/>
          </w:tcPr>
          <w:p w14:paraId="5B8DB3E3" w14:textId="06EB2C8C" w:rsidR="000D7266" w:rsidRPr="00DA355C" w:rsidRDefault="0012329F">
            <w:pPr>
              <w:rPr>
                <w:bCs/>
              </w:rPr>
            </w:pPr>
            <w:r w:rsidRPr="00DA355C">
              <w:rPr>
                <w:bCs/>
              </w:rPr>
              <w:t>Análisis y definición de las características de señales de radiotelescopios</w:t>
            </w:r>
          </w:p>
        </w:tc>
      </w:tr>
      <w:tr w:rsidR="000D7266" w14:paraId="5B8DB3E7" w14:textId="77777777">
        <w:tc>
          <w:tcPr>
            <w:tcW w:w="3823" w:type="dxa"/>
            <w:tcBorders>
              <w:bottom w:val="single" w:sz="4" w:space="0" w:color="000000"/>
            </w:tcBorders>
          </w:tcPr>
          <w:p w14:paraId="5B8DB3E5" w14:textId="77777777" w:rsidR="000D7266" w:rsidRDefault="008B258B">
            <w:pPr>
              <w:rPr>
                <w:b/>
              </w:rPr>
            </w:pPr>
            <w:r>
              <w:rPr>
                <w:b/>
              </w:rPr>
              <w:t>Actividad 2</w:t>
            </w:r>
          </w:p>
        </w:tc>
        <w:tc>
          <w:tcPr>
            <w:tcW w:w="4671" w:type="dxa"/>
            <w:tcBorders>
              <w:bottom w:val="single" w:sz="4" w:space="0" w:color="000000"/>
            </w:tcBorders>
          </w:tcPr>
          <w:p w14:paraId="5B8DB3E6" w14:textId="620AC875" w:rsidR="000D7266" w:rsidRPr="00DA355C" w:rsidRDefault="0012329F">
            <w:pPr>
              <w:rPr>
                <w:bCs/>
              </w:rPr>
            </w:pPr>
            <w:r w:rsidRPr="00DA355C">
              <w:rPr>
                <w:bCs/>
              </w:rPr>
              <w:t>Desarrollo e integración de plataforma para el procesamiento digital de señales de radiotelescopio</w:t>
            </w:r>
          </w:p>
        </w:tc>
      </w:tr>
      <w:tr w:rsidR="000D7266" w14:paraId="5B8DB3EC" w14:textId="77777777" w:rsidTr="0012329F">
        <w:tc>
          <w:tcPr>
            <w:tcW w:w="3823" w:type="dxa"/>
            <w:tcBorders>
              <w:right w:val="single" w:sz="4" w:space="0" w:color="000000"/>
            </w:tcBorders>
          </w:tcPr>
          <w:p w14:paraId="5B8DB3EA" w14:textId="7D86E9D7" w:rsidR="000D7266" w:rsidRDefault="0025360E">
            <w:pPr>
              <w:rPr>
                <w:b/>
              </w:rPr>
            </w:pPr>
            <w:r>
              <w:rPr>
                <w:b/>
              </w:rPr>
              <w:t xml:space="preserve">Actividad </w:t>
            </w:r>
            <w:r w:rsidR="00DA355C">
              <w:rPr>
                <w:b/>
              </w:rPr>
              <w:t>3</w:t>
            </w:r>
          </w:p>
        </w:tc>
        <w:tc>
          <w:tcPr>
            <w:tcW w:w="4671" w:type="dxa"/>
            <w:tcBorders>
              <w:left w:val="single" w:sz="4" w:space="0" w:color="000000"/>
            </w:tcBorders>
          </w:tcPr>
          <w:p w14:paraId="5B8DB3EB" w14:textId="147EFF34" w:rsidR="000D7266" w:rsidRPr="00DA355C" w:rsidRDefault="0012329F">
            <w:pPr>
              <w:rPr>
                <w:bCs/>
              </w:rPr>
            </w:pPr>
            <w:r w:rsidRPr="00DA355C">
              <w:rPr>
                <w:bCs/>
              </w:rPr>
              <w:t>Recolección y estructuración de datos de radiotelescopio del Observatorio Astronómico de Quito.</w:t>
            </w:r>
          </w:p>
        </w:tc>
      </w:tr>
      <w:tr w:rsidR="0012329F" w14:paraId="59EFC89F" w14:textId="77777777" w:rsidTr="00BD44A6">
        <w:tc>
          <w:tcPr>
            <w:tcW w:w="3823" w:type="dxa"/>
            <w:tcBorders>
              <w:right w:val="single" w:sz="4" w:space="0" w:color="000000"/>
            </w:tcBorders>
          </w:tcPr>
          <w:p w14:paraId="387466CF" w14:textId="31E76484" w:rsidR="0012329F" w:rsidRDefault="0025360E">
            <w:pPr>
              <w:rPr>
                <w:b/>
              </w:rPr>
            </w:pPr>
            <w:r>
              <w:rPr>
                <w:b/>
              </w:rPr>
              <w:t xml:space="preserve">Actividad </w:t>
            </w:r>
            <w:r w:rsidR="00DA355C">
              <w:rPr>
                <w:b/>
              </w:rPr>
              <w:t>4</w:t>
            </w:r>
          </w:p>
        </w:tc>
        <w:tc>
          <w:tcPr>
            <w:tcW w:w="4671" w:type="dxa"/>
            <w:tcBorders>
              <w:left w:val="single" w:sz="4" w:space="0" w:color="000000"/>
            </w:tcBorders>
          </w:tcPr>
          <w:p w14:paraId="6498EE03" w14:textId="2BDBB58D" w:rsidR="0012329F" w:rsidRPr="00DA355C" w:rsidRDefault="00A66852">
            <w:pPr>
              <w:rPr>
                <w:bCs/>
              </w:rPr>
            </w:pPr>
            <w:r w:rsidRPr="00DA355C">
              <w:rPr>
                <w:bCs/>
              </w:rPr>
              <w:t>implementación de técnicas de estimación espectral y representación tiempo-frecuencia</w:t>
            </w:r>
          </w:p>
        </w:tc>
      </w:tr>
      <w:tr w:rsidR="00BD44A6" w14:paraId="20D46330" w14:textId="77777777">
        <w:tc>
          <w:tcPr>
            <w:tcW w:w="3823" w:type="dxa"/>
            <w:tcBorders>
              <w:bottom w:val="single" w:sz="4" w:space="0" w:color="000000"/>
              <w:right w:val="single" w:sz="4" w:space="0" w:color="000000"/>
            </w:tcBorders>
          </w:tcPr>
          <w:p w14:paraId="521E5716" w14:textId="6A23044F" w:rsidR="00BD44A6" w:rsidRDefault="0025360E">
            <w:pPr>
              <w:rPr>
                <w:b/>
              </w:rPr>
            </w:pPr>
            <w:r>
              <w:rPr>
                <w:b/>
              </w:rPr>
              <w:t xml:space="preserve">Actividad </w:t>
            </w:r>
            <w:r w:rsidR="00DA355C">
              <w:rPr>
                <w:b/>
              </w:rPr>
              <w:t>5</w:t>
            </w:r>
          </w:p>
        </w:tc>
        <w:tc>
          <w:tcPr>
            <w:tcW w:w="4671" w:type="dxa"/>
            <w:tcBorders>
              <w:left w:val="single" w:sz="4" w:space="0" w:color="000000"/>
              <w:bottom w:val="single" w:sz="4" w:space="0" w:color="000000"/>
            </w:tcBorders>
          </w:tcPr>
          <w:p w14:paraId="70FFCFD0" w14:textId="1D60CA42" w:rsidR="00BD44A6" w:rsidRPr="00DA355C" w:rsidRDefault="00BD44A6">
            <w:pPr>
              <w:rPr>
                <w:bCs/>
              </w:rPr>
            </w:pPr>
            <w:r w:rsidRPr="00DA355C">
              <w:rPr>
                <w:bCs/>
              </w:rPr>
              <w:t>Evaluación y ajuste de la plataforma</w:t>
            </w:r>
          </w:p>
        </w:tc>
      </w:tr>
    </w:tbl>
    <w:p w14:paraId="5B8DB3ED" w14:textId="77777777" w:rsidR="000D7266" w:rsidRDefault="000D7266"/>
    <w:tbl>
      <w:tblPr>
        <w:tblStyle w:val="a5"/>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EF" w14:textId="77777777">
        <w:tc>
          <w:tcPr>
            <w:tcW w:w="8494" w:type="dxa"/>
            <w:tcBorders>
              <w:top w:val="single" w:sz="4" w:space="0" w:color="000000"/>
              <w:bottom w:val="single" w:sz="4" w:space="0" w:color="000000"/>
            </w:tcBorders>
            <w:shd w:val="clear" w:color="auto" w:fill="E7E6E6"/>
          </w:tcPr>
          <w:p w14:paraId="5B8DB3EE"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 xml:space="preserve">Justificación y Alcance </w:t>
            </w:r>
          </w:p>
        </w:tc>
      </w:tr>
      <w:tr w:rsidR="000D7266" w14:paraId="5B8DB3FA" w14:textId="77777777" w:rsidTr="00D84134">
        <w:tc>
          <w:tcPr>
            <w:tcW w:w="8494" w:type="dxa"/>
            <w:tcBorders>
              <w:top w:val="single" w:sz="4" w:space="0" w:color="000000"/>
              <w:left w:val="single" w:sz="4" w:space="0" w:color="000000"/>
              <w:bottom w:val="single" w:sz="4" w:space="0" w:color="000000"/>
              <w:right w:val="single" w:sz="4" w:space="0" w:color="000000"/>
            </w:tcBorders>
          </w:tcPr>
          <w:p w14:paraId="7D5F25CA" w14:textId="77777777" w:rsidR="00A529F6" w:rsidRDefault="00A529F6" w:rsidP="00A45C01">
            <w:pPr>
              <w:pBdr>
                <w:top w:val="nil"/>
                <w:left w:val="nil"/>
                <w:bottom w:val="nil"/>
                <w:right w:val="nil"/>
                <w:between w:val="nil"/>
              </w:pBdr>
              <w:jc w:val="both"/>
              <w:rPr>
                <w:b/>
                <w:bCs/>
              </w:rPr>
            </w:pPr>
          </w:p>
          <w:p w14:paraId="4CE5A53C" w14:textId="2A46E8D6" w:rsidR="00A45C01" w:rsidRPr="005022E2" w:rsidRDefault="00A45C01" w:rsidP="00A45C01">
            <w:pPr>
              <w:pBdr>
                <w:top w:val="nil"/>
                <w:left w:val="nil"/>
                <w:bottom w:val="nil"/>
                <w:right w:val="nil"/>
                <w:between w:val="nil"/>
              </w:pBdr>
              <w:jc w:val="both"/>
              <w:rPr>
                <w:b/>
                <w:bCs/>
              </w:rPr>
            </w:pPr>
            <w:r w:rsidRPr="005022E2">
              <w:rPr>
                <w:b/>
                <w:bCs/>
              </w:rPr>
              <w:t>Antecedentes</w:t>
            </w:r>
          </w:p>
          <w:p w14:paraId="21776015" w14:textId="77777777" w:rsidR="005022E2" w:rsidRDefault="005022E2" w:rsidP="00A45C01">
            <w:pPr>
              <w:pBdr>
                <w:top w:val="nil"/>
                <w:left w:val="nil"/>
                <w:bottom w:val="nil"/>
                <w:right w:val="nil"/>
                <w:between w:val="nil"/>
              </w:pBdr>
              <w:jc w:val="both"/>
            </w:pPr>
          </w:p>
          <w:p w14:paraId="2100D1EE" w14:textId="42963A9E" w:rsidR="00A45C01" w:rsidRDefault="00A45C01" w:rsidP="00A45C01">
            <w:pPr>
              <w:pBdr>
                <w:top w:val="nil"/>
                <w:left w:val="nil"/>
                <w:bottom w:val="nil"/>
                <w:right w:val="nil"/>
                <w:between w:val="nil"/>
              </w:pBdr>
              <w:jc w:val="both"/>
            </w:pPr>
            <w:r>
              <w:t xml:space="preserve">Las telecomunicaciones conforman un pilar fundamental en la exploración y el estudio del universo.  La radioastronomía permite el análisis de cuerpos celestes a través de la captación de ondas electromagnéticas en el espectro de radio </w:t>
            </w:r>
            <w:r w:rsidR="00205C0B">
              <w:fldChar w:fldCharType="begin"/>
            </w:r>
            <w:r w:rsidR="00205C0B">
              <w:instrText xml:space="preserve"> ADDIN ZOTERO_ITEM CSL_CITATION {"citationID":"zLqX8R6X","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205C0B">
              <w:fldChar w:fldCharType="separate"/>
            </w:r>
            <w:hyperlink w:anchor="Cite_id92_Essential__2016_Condon" w:tooltip="Essential radio astronomy" w:history="1">
              <w:r w:rsidR="00205C0B" w:rsidRPr="001002DB">
                <w:rPr>
                  <w:rStyle w:val="Hipervnculo"/>
                  <w:color w:val="auto"/>
                  <w:u w:val="none"/>
                </w:rPr>
                <w:t>[1]</w:t>
              </w:r>
            </w:hyperlink>
            <w:r w:rsidR="00205C0B">
              <w:fldChar w:fldCharType="end"/>
            </w:r>
            <w:r>
              <w:t xml:space="preserve">. Desde las primeras observaciones en el siglo pasado, los científicos diseñan receptores específicos para captar emisiones provenientes del espacio profundo. La detección de la línea de hidrógeno neutro, ubicada en una frecuencia de 1420.40 MHz, marca un precedente en la comprensión de la estructura galáctica </w:t>
            </w:r>
            <w:r w:rsidR="00205C0B">
              <w:fldChar w:fldCharType="begin"/>
            </w:r>
            <w:r w:rsidR="00205C0B">
              <w:instrText xml:space="preserve"> ADDIN ZOTERO_ITEM CSL_CITATION {"citationID":"JNDp2oRz","properties":{"unsorted":false,"formattedCitation":"[2]","plainCitation":"[2]","noteIndex":0},"citationItems":[{"id":3,"uris":["http://zotero.org/users/15855260/items/FFW59883"],"itemData":{"id":3,"type":"article","abstract":"Atomic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Esta frecuencia específica se origina por la transición hiperfina del estado de energía del átomo de hidrógeno. Al ser este el elemento más abundante en el cosmos, su observación facilita el mapeo de la Vía Láctea, la identificación de la distribución de materia y la medición de velocidades relativas. Sin embargo, el hidrógeno no constituye la única fuente de señales de radio, ya que los radiotelescopios también detectan emisiones provenientes de púlsares, galaxias y otros cuerpos celestes </w:t>
            </w:r>
            <w:r w:rsidR="00205C0B">
              <w:fldChar w:fldCharType="begin"/>
            </w:r>
            <w:r w:rsidR="00205C0B">
              <w:instrText xml:space="preserve"> ADDIN ZOTERO_ITEM CSL_CITATION {"citationID":"WhLZdyOV","properties":{"unsorted":false,"formattedCitation":"[2]","plainCitation":"[2]","noteIndex":0},"citationItems":[{"id":3,"uris":["http://zotero.org/users/15855260/items/FFW59883"],"itemData":{"id":3,"type":"article","abstract":"Atomic hydrogen (HI) is a critical stepping stone in the gas evolution cycle of the interstellar medium (ISM) of the Milky Way. Hi traces both the cold, premolecular state before star formation and the warm, diffuse ISM before and after star formation. This review describes new, sensitive HI absorption and emission surveys, which, together with high angular and spectral resolution Hi emission data, have revealed the physical properties of HI, its structure, and its association with magnetic fields. We give an overview of the HI phases and discuss how Hi properties depend on the environment and what its structure can tell us about feedback in the ISM. Key findings include the following: - The mass fraction of the cold neutral medium is $\\lesssim 40$\\% on average, increasing with $A_V$ due to the increase of mean gas density. - The cold disk extends to at least $R\\sim 25$ kpc. - Approximately 40% of the HI is warm, with structural characteristics that derive from feedback events. - Cold HI is highly filamentary, whereas warm HI is more smoothly distributed. We summarize future observational and simulation opportunities that can be used to unravel the 3D structure of the atomic ISM and the effects of heating and cooling on HI properties.","DOI":"10.48550/arXiv.2307.08464","note":"arXiv:2307.08464 [astro-ph]","number":"arXiv:2307.08464","publisher":"arXiv","source":"arXiv.org","title":"Atomic Hydrogen in the Milky Way: A Stepping Stone in the Evolution of Galaxies","title-short":"Atomic Hydrogen in the Milky Way","URL":"http://arxiv.org/abs/2307.08464","author":[{"family":"McClure-Griffiths","given":"Naomi M."},{"family":"Stanimirovic","given":"Snezana"},{"family":"Rybarczyk","given":"Daniel R."}],"accessed":{"date-parts":[["2026",2,26]]},"issued":{"date-parts":[["2023",7,17]]}}}],"schema":"https://github.com/citation-style-language/schema/raw/master/csl-citation.json"} </w:instrText>
            </w:r>
            <w:r w:rsidR="00205C0B">
              <w:fldChar w:fldCharType="separate"/>
            </w:r>
            <w:hyperlink w:anchor="Cite_id3_Atomic_Hyd_2023_McClure_Gr" w:tooltip="Atomic Hydrogen in the Milky Way: A Stepping Stone in the Evolution of Galaxies" w:history="1">
              <w:r w:rsidR="00205C0B" w:rsidRPr="001002DB">
                <w:rPr>
                  <w:rStyle w:val="Hipervnculo"/>
                  <w:color w:val="auto"/>
                  <w:u w:val="none"/>
                </w:rPr>
                <w:t>[2]</w:t>
              </w:r>
            </w:hyperlink>
            <w:r w:rsidR="00205C0B">
              <w:fldChar w:fldCharType="end"/>
            </w:r>
            <w:r>
              <w:t xml:space="preserve">, </w:t>
            </w:r>
            <w:r w:rsidR="00205C0B">
              <w:fldChar w:fldCharType="begin"/>
            </w:r>
            <w:r w:rsidR="00205C0B">
              <w:instrText xml:space="preserve"> ADDIN ZOTERO_ITEM CSL_CITATION {"citationID":"oEWcZphA","properties":{"unsorted":false,"formattedCitation":"[3]","plainCitation":"[3]","noteIndex":0},"citationItems":[{"id":89,"uris":["http://zotero.org/users/15855260/items/GUNCHR68"],"itemData":{"id":89,"type":"book","call-number":"523.887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 xml:space="preserve">. A lo largo de la historia, los sistemas de recepción para estas tareas requerían infraestructuras analógicas costosas, componentes físicos a medida y equipos de gran tamaño. Con el paso del tiempo, la evolución tecnológica impulsa una digitalización progresiva de los receptores. En la actualidad, las arquitecturas de Radio Definido por Software (SDR) reemplazan múltiples componentes físicos tradicionales con procesamiento digital </w:t>
            </w:r>
            <w:r w:rsidR="00205C0B">
              <w:fldChar w:fldCharType="begin"/>
            </w:r>
            <w:r w:rsidR="00205C0B">
              <w:instrText xml:space="preserve"> ADDIN ZOTERO_ITEM CSL_CITATION {"citationID":"yU55B1I1","properties":{"unsorted":false,"formattedCitation":"[4]","plainCitation":"[4]","noteIndex":0},"citationItems":[{"id":82,"uris":["http://zotero.org/users/15855260/items/N8FI3TU6"],"itemData":{"id":82,"type":"article","abstract":"This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205C0B">
              <w:fldChar w:fldCharType="separate"/>
            </w:r>
            <w:hyperlink w:anchor="Cite_id82_Design_and_2024_Gim_nez_Co" w:tooltip="Design and Implementation of a Software Defined Radio-Based Radio Telescope for Hydrogen Line Observation at 1.42 GHz" w:history="1">
              <w:r w:rsidR="00205C0B" w:rsidRPr="001002DB">
                <w:rPr>
                  <w:rStyle w:val="Hipervnculo"/>
                  <w:color w:val="auto"/>
                  <w:u w:val="none"/>
                </w:rPr>
                <w:t>[4]</w:t>
              </w:r>
            </w:hyperlink>
            <w:r w:rsidR="00205C0B">
              <w:fldChar w:fldCharType="end"/>
            </w:r>
            <w:r>
              <w:t>. Dicho cambio transfiere el paradigma de complejidad desde el hardware analógico hacia el software computacional. Gracias a esta transición tecnológica, los centros de investigación locales pueden ensamblar y operar sus propios radiotelescopios a un costo accesible. A partir de la adopción de receptores SDR en los observatorios, surge la necesidad de crear plataformas informáticas robustas para procesar la vasta cantidad de datos obtenidos por las antenas.</w:t>
            </w:r>
          </w:p>
          <w:p w14:paraId="378256DA" w14:textId="77777777" w:rsidR="00A45C01" w:rsidRDefault="00A45C01" w:rsidP="00A45C01">
            <w:pPr>
              <w:pBdr>
                <w:top w:val="nil"/>
                <w:left w:val="nil"/>
                <w:bottom w:val="nil"/>
                <w:right w:val="nil"/>
                <w:between w:val="nil"/>
              </w:pBdr>
              <w:jc w:val="both"/>
            </w:pPr>
          </w:p>
          <w:p w14:paraId="1E4AB64D" w14:textId="77777777" w:rsidR="00A45C01" w:rsidRPr="003C3524" w:rsidRDefault="00A45C01" w:rsidP="00A45C01">
            <w:pPr>
              <w:pBdr>
                <w:top w:val="nil"/>
                <w:left w:val="nil"/>
                <w:bottom w:val="nil"/>
                <w:right w:val="nil"/>
                <w:between w:val="nil"/>
              </w:pBdr>
              <w:jc w:val="both"/>
              <w:rPr>
                <w:b/>
                <w:bCs/>
              </w:rPr>
            </w:pPr>
            <w:r w:rsidRPr="003C3524">
              <w:rPr>
                <w:b/>
                <w:bCs/>
              </w:rPr>
              <w:t>Motivación</w:t>
            </w:r>
          </w:p>
          <w:p w14:paraId="721579B3" w14:textId="77777777" w:rsidR="003C3524" w:rsidRDefault="003C3524" w:rsidP="00A45C01">
            <w:pPr>
              <w:pBdr>
                <w:top w:val="nil"/>
                <w:left w:val="nil"/>
                <w:bottom w:val="nil"/>
                <w:right w:val="nil"/>
                <w:between w:val="nil"/>
              </w:pBdr>
              <w:jc w:val="both"/>
            </w:pPr>
          </w:p>
          <w:p w14:paraId="334057EE" w14:textId="4FFC3169" w:rsidR="00A45C01" w:rsidRDefault="00A45C01" w:rsidP="00A45C01">
            <w:pPr>
              <w:pBdr>
                <w:top w:val="nil"/>
                <w:left w:val="nil"/>
                <w:bottom w:val="nil"/>
                <w:right w:val="nil"/>
                <w:between w:val="nil"/>
              </w:pBdr>
              <w:jc w:val="both"/>
            </w:pPr>
            <w:r>
              <w:t>La motivación principal de este proyecto nace del reto de observar fenómenos espaciales que las cámaras ópticas y los telescopios convencionales no logran detectar. El polvo interestelar bloquea la luz visible en amplias zonas del universo, pero permite el paso libre de las ondas de radio</w:t>
            </w:r>
            <w:r w:rsidR="0045140C">
              <w:t>,</w:t>
            </w:r>
            <w:r>
              <w:t xml:space="preserve"> por tal motivo, los radiotelescopios operan como una herramienta necesaria para explorar los misterios de nuestra galaxia</w:t>
            </w:r>
            <w:r w:rsidR="00C90E7A">
              <w:t xml:space="preserve"> </w:t>
            </w:r>
            <w:r w:rsidR="00C90E7A">
              <w:fldChar w:fldCharType="begin"/>
            </w:r>
            <w:r w:rsidR="00C90E7A">
              <w:instrText xml:space="preserve"> ADDIN ZOTERO_ITEM CSL_CITATION {"citationID":"0n9ogFeT","properties":{"unsorted":false,"formattedCitation":"[1]","plainCitation":"[1]","noteIndex":0},"citationItems":[{"id":92,"uris":["http://zotero.org/users/15855260/items/Q8WK7YBY"],"itemData":{"id":92,"type":"book","call-number":"522.682","collection-title":"Princeton series in modern observational astronomy","ISBN":"978-0-691-13779-7","language":"en","publisher":"Princeton university press","publisher-place":"Princeton","source":"BnF ISBN","title":"Essential radio astronomy","author":[{"family":"Condon","given":"James Justin"},{"family":"Ransom","given":"Scott J."}],"issued":{"date-parts":[["2016"]]}}}],"schema":"https://github.com/citation-style-language/schema/raw/master/csl-citation.json"} </w:instrText>
            </w:r>
            <w:r w:rsidR="00C90E7A">
              <w:fldChar w:fldCharType="separate"/>
            </w:r>
            <w:hyperlink w:anchor="Cite_id92_Essential__2016_Condon" w:tooltip="Essential radio astronomy" w:history="1">
              <w:r w:rsidR="00C90E7A" w:rsidRPr="001002DB">
                <w:rPr>
                  <w:rStyle w:val="Hipervnculo"/>
                  <w:color w:val="auto"/>
                  <w:u w:val="none"/>
                </w:rPr>
                <w:t>[1]</w:t>
              </w:r>
            </w:hyperlink>
            <w:r w:rsidR="00C90E7A">
              <w:fldChar w:fldCharType="end"/>
            </w:r>
            <w:r>
              <w:t xml:space="preserve">. Si bien los equipos basados en SDR masifican y facilitan la captura de las señales de </w:t>
            </w:r>
            <w:r>
              <w:lastRenderedPageBreak/>
              <w:t>radiofrecuencia, la simple recolección de información carece de utilidad práctica sin una herramienta de análisis adecuada</w:t>
            </w:r>
            <w:r w:rsidR="00DB5BFB">
              <w:fldChar w:fldCharType="begin"/>
            </w:r>
            <w:r w:rsidR="00DB5BFB">
              <w:instrText xml:space="preserve"> ADDIN ZOTERO_ITEM CSL_CITATION {"citationID":"OWroTmvh","properties":{"unsorted":false,"formattedCitation":"[4]","plainCitation":"[4]","noteIndex":0},"citationItems":[{"id":82,"uris":["http://zotero.org/users/15855260/items/N8FI3TU6"],"itemData":{"id":82,"type":"article","abstract":"This paper describes the design and implementation processes of a radio telescope suitable for the detection of the hydrogen line, proposing a receiver system based on Software Defined Radio (SDR). The design and fabrication of the antenna are presented, as well as the results of its characterization (electrical, radiation), both with simulations and measurements in an anechoic chamber. The functionality of the instrument is demonstrated by the satisfactory observations of the hydrogen line emitted by our Galaxy. This is an affordable project that allows the development and application of the skills of telecommunications students since it includes many of the fundamental aspects of electronics applied in this field.","DOI":"10.36227/techrxiv.171018500.03457093/v1","language":"en","license":"https://creativecommons.org/licenses/by/4.0/","publisher":"Preprints","source":"DOI.org (Crossref)","title":"Design and Implementation of a Software Defined Radio-Based Radio Telescope for Hydrogen Line Observation at 1.42 GHz","URL":"https://www.techrxiv.org/users/33823/articles/722721-design-and-implementation-of-a-software-defined-radio-based-radio-telescope-for-hydrogen-line-observation-at-1-42-ghz?commit=a4512f5009853c1758bf041ec71c3d4b183a6a6d","author":[{"family":"Giménez-Cordellat","given":"Francisco"},{"family":"Reig","given":"Càndid"},{"family":"Navarro-Camba","given":"Enrique A"}],"accessed":{"date-parts":[["2026",2,26]]},"issued":{"date-parts":[["2024",3,11]]}}}],"schema":"https://github.com/citation-style-language/schema/raw/master/csl-citation.json"} </w:instrText>
            </w:r>
            <w:r w:rsidR="00DB5BFB">
              <w:fldChar w:fldCharType="separate"/>
            </w:r>
            <w:hyperlink w:anchor="Cite_id82_Design_and_2024_Gim_nez_Co" w:tooltip="Design and Implementation of a Software Defined Radio-Based Radio Telescope for Hydrogen Line Observation at 1.42 GHz" w:history="1">
              <w:r w:rsidR="00DB5BFB" w:rsidRPr="001002DB">
                <w:rPr>
                  <w:rStyle w:val="Hipervnculo"/>
                  <w:color w:val="auto"/>
                  <w:u w:val="none"/>
                </w:rPr>
                <w:t>[4]</w:t>
              </w:r>
            </w:hyperlink>
            <w:r w:rsidR="00DB5BFB">
              <w:fldChar w:fldCharType="end"/>
            </w:r>
            <w:r>
              <w:t>. El problema actual en numerosos entornos de investigación radica en la ausencia de sistemas unificados de visualización y control. De manera particular, se identifica la carencia de una interfaz que adquiera la información del radiotelescopio en tiempo real y presente múltiples perspectivas de los datos de forma concurrente. La meta de este proyecto es observar simultáneamente la amplitud en el dominio del tiempo, el espectro en el dominio de la frecuencia, la representación conjunta de tiempo-frecuencia y la distribución estadística de los valores adquiridos. Para dar solución a esta necesidad, el presente trabajo propone la construcción de una plataforma de software interactiva e integral. La selección de Python como lenguaje de programación responde a su amplio soporte en los campos de la ingeniería, las matemáticas y las ciencias de datos. El ecosistema de Python proporciona librerías especializadas que permiten estructurar un entorno gráfico dinámico y escalable. Su adopción facilita la automatización de los cálculos de alta complejidad computacional. De esta forma, se dispone de un panel visual claro, interactivo y organizado para interpretar las ondas capturadas sin experimentar retrasos de procesamiento.</w:t>
            </w:r>
          </w:p>
          <w:p w14:paraId="467A0287" w14:textId="77777777" w:rsidR="00A45C01" w:rsidRDefault="00A45C01" w:rsidP="00A45C01">
            <w:pPr>
              <w:pBdr>
                <w:top w:val="nil"/>
                <w:left w:val="nil"/>
                <w:bottom w:val="nil"/>
                <w:right w:val="nil"/>
                <w:between w:val="nil"/>
              </w:pBdr>
              <w:jc w:val="both"/>
            </w:pPr>
          </w:p>
          <w:p w14:paraId="51BFD04E" w14:textId="77777777" w:rsidR="00A45C01" w:rsidRPr="003C3524" w:rsidRDefault="00A45C01" w:rsidP="00A45C01">
            <w:pPr>
              <w:pBdr>
                <w:top w:val="nil"/>
                <w:left w:val="nil"/>
                <w:bottom w:val="nil"/>
                <w:right w:val="nil"/>
                <w:between w:val="nil"/>
              </w:pBdr>
              <w:jc w:val="both"/>
              <w:rPr>
                <w:b/>
                <w:bCs/>
              </w:rPr>
            </w:pPr>
            <w:r w:rsidRPr="003C3524">
              <w:rPr>
                <w:b/>
                <w:bCs/>
              </w:rPr>
              <w:t>Importancia</w:t>
            </w:r>
          </w:p>
          <w:p w14:paraId="596F88FB" w14:textId="77777777" w:rsidR="003C3524" w:rsidRDefault="003C3524" w:rsidP="00A45C01">
            <w:pPr>
              <w:pBdr>
                <w:top w:val="nil"/>
                <w:left w:val="nil"/>
                <w:bottom w:val="nil"/>
                <w:right w:val="nil"/>
                <w:between w:val="nil"/>
              </w:pBdr>
              <w:jc w:val="both"/>
            </w:pPr>
          </w:p>
          <w:p w14:paraId="46A72351" w14:textId="5993922F" w:rsidR="00A45C01" w:rsidRDefault="00A45C01" w:rsidP="00A45C01">
            <w:pPr>
              <w:pBdr>
                <w:top w:val="nil"/>
                <w:left w:val="nil"/>
                <w:bottom w:val="nil"/>
                <w:right w:val="nil"/>
                <w:between w:val="nil"/>
              </w:pBdr>
              <w:jc w:val="both"/>
            </w:pPr>
            <w:r>
              <w:t xml:space="preserve">La relevancia de este trabajo se centra en la mejora sustancial de las capacidades de detección y análisis de señales astronómicas de muy baja intensidad. Las emisiones correspondientes a la línea de hidrógeno llegan a la superficie de la Tierra con niveles de energía sumamente débiles, medidos en fracciones de Jansky </w:t>
            </w:r>
            <w:r w:rsidR="00205C0B">
              <w:fldChar w:fldCharType="begin"/>
            </w:r>
            <w:r w:rsidR="00205C0B">
              <w:instrText xml:space="preserve"> ADDIN ZOTERO_ITEM CSL_CITATION {"citationID":"BvVI1MKN","properties":{"unsorted":false,"formattedCitation":"[5]","plainCitation":"[5]","noteIndex":0},"citationItems":[{"id":101,"uris":["http://zotero.org/users/15855260/items/QS9HS95X"],"itemData":{"id":101,"type":"book","original-publisher":"Springer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t>. Por consiguiente, estas ondas electromagnéticas suelen perderse entre el ruido de fondo ambiental y el ruido térmico generado por el propio hardware del receptor. Contar con un sistema de visualización en tiempo real otorga una ventaja operativa notable, ya que facilita la toma de decisiones durante las sesiones de observación. El operador del radiotelescopio podría evaluar la calidad de la señal y ajustar los parámetros de amplificación y filtrado de forma inmediata. Un aspecto de gran valor analítico en el desarrollo de esta plataforma es la incorporación visual de las distribuciones estadísticas.</w:t>
            </w:r>
          </w:p>
          <w:p w14:paraId="1502B23F" w14:textId="77777777" w:rsidR="00A45C01" w:rsidRDefault="00A45C01" w:rsidP="00A45C01">
            <w:pPr>
              <w:pBdr>
                <w:top w:val="nil"/>
                <w:left w:val="nil"/>
                <w:bottom w:val="nil"/>
                <w:right w:val="nil"/>
                <w:between w:val="nil"/>
              </w:pBdr>
              <w:jc w:val="both"/>
            </w:pPr>
          </w:p>
          <w:p w14:paraId="68A97AC8" w14:textId="323936EB" w:rsidR="0050743F" w:rsidRDefault="00A45C01" w:rsidP="00A45C01">
            <w:pPr>
              <w:pBdr>
                <w:top w:val="nil"/>
                <w:left w:val="nil"/>
                <w:bottom w:val="nil"/>
                <w:right w:val="nil"/>
                <w:between w:val="nil"/>
              </w:pBdr>
              <w:jc w:val="both"/>
            </w:pPr>
            <w:r>
              <w:t>Las señales electromagnéticas de origen terrestre, como las transmisiones de redes inalámbricas comunes, presentan variaciones aleatorias que normalmente forman distribuciones gaussianas. Por el contrario, las señales astronómicas captadas desde un radiotelescopio presentan firmas matemáticas diferentes.</w:t>
            </w:r>
            <w:ins w:id="0" w:author="MARCO FERNANDO LARA MINA" w:date="2026-03-06T08:52:00Z" w16du:dateUtc="2026-03-06T13:52:00Z">
              <w:r w:rsidR="002C227C">
                <w:t xml:space="preserve"> </w:t>
              </w:r>
            </w:ins>
            <w:r>
              <w:t xml:space="preserve">La información cósmica suele modelarse con distribuciones asimétricas, como Weibull o </w:t>
            </w:r>
            <w:proofErr w:type="spellStart"/>
            <w:r>
              <w:t>Rician</w:t>
            </w:r>
            <w:proofErr w:type="spellEnd"/>
            <w:r>
              <w:t>, a diferencia del ruido térmico tradicional</w:t>
            </w:r>
            <w:r w:rsidR="00FA47C6">
              <w:t xml:space="preserve"> </w:t>
            </w:r>
            <w:r w:rsidR="0050743F">
              <w:fldChar w:fldCharType="begin"/>
            </w:r>
            <w:r w:rsidR="0050743F">
              <w:instrText xml:space="preserve"> ADDIN ZOTERO_ITEM CSL_CITATION {"citationID":"kp8zCMCE","properties":{"unsorted":false,"formattedCitation":"[6]","plainCitation":"[6]","noteIndex":0},"citationItems":[{"id":102,"uris":["http://zotero.org/users/15855260/items/4W4GCTL8"],"itemData":{"id":102,"type":"article-journal","abstract":"The statistical properties of energy and waiting time carry essential information about the source of repeating fast radio bursts (FRBs). In this paper, we investigate the randomness of energy and waiting time using four data samples from three extremely active repeating FRBs observed by the Five-hundred-meter Aperture Spherical radio Telescope (FAST). We report the deviation from complete randomness of the burst activity using three statistics, i.e., Hurst exponent, Pincus index and non-Gaussian probability density distribution of fluctuations. First, the Hurst exponent greater than 0.5 reveals that there is long-term memory in the time series of energy and waiting time. Second, the deviation of the Pincus index from 1.0 manifests that the time series is not completely random. Finally, the fluctuations of energy and waiting time follow the scale-invariant $q$-Gaussian distribution. All these statistical properties imply that, although the time series of repeating FRBs seems to be irregular, they are not completely random, similar to the features of self-organized criticality.","container-title":"Monthly Notices of the Royal Astronomical Society","DOI":"10.1093/mnras/stae1873","ISSN":"0035-8711, 1365-2966","issue":"1","note":"arXiv:2408.02203 [astro-ph]","page":"872-879","source":"arXiv.org","title":"Quantifying the randomness and scale invariance of the repeating fast radio bursts","volume":"533","author":[{"family":"Sang","given":"Yu"},{"family":"Lin","given":"Hai-Nan"}],"issued":{"date-parts":[["2024",8,7]]}}}],"schema":"https://github.com/citation-style-language/schema/raw/master/csl-citation.json"} </w:instrText>
            </w:r>
            <w:r w:rsidR="0050743F">
              <w:fldChar w:fldCharType="separate"/>
            </w:r>
            <w:hyperlink w:anchor="Cite_id102_Quantifyin_2024_Sang" w:tooltip="Quantifying the randomness and scale invariance of the repeating fast radio bursts" w:history="1">
              <w:r w:rsidR="0050743F" w:rsidRPr="001002DB">
                <w:rPr>
                  <w:rStyle w:val="Hipervnculo"/>
                  <w:color w:val="auto"/>
                  <w:u w:val="none"/>
                </w:rPr>
                <w:t>[6]</w:t>
              </w:r>
            </w:hyperlink>
            <w:r w:rsidR="0050743F">
              <w:fldChar w:fldCharType="end"/>
            </w:r>
            <w:r>
              <w:t xml:space="preserve">. </w:t>
            </w:r>
          </w:p>
          <w:p w14:paraId="0BF68B9A" w14:textId="77777777" w:rsidR="0050743F" w:rsidRDefault="0050743F" w:rsidP="00A45C01">
            <w:pPr>
              <w:pBdr>
                <w:top w:val="nil"/>
                <w:left w:val="nil"/>
                <w:bottom w:val="nil"/>
                <w:right w:val="nil"/>
                <w:between w:val="nil"/>
              </w:pBdr>
              <w:jc w:val="both"/>
            </w:pPr>
          </w:p>
          <w:p w14:paraId="470F6B74" w14:textId="25B37A91" w:rsidR="00A45C01" w:rsidRDefault="00A45C01" w:rsidP="00A45C01">
            <w:pPr>
              <w:pBdr>
                <w:top w:val="nil"/>
                <w:left w:val="nil"/>
                <w:bottom w:val="nil"/>
                <w:right w:val="nil"/>
                <w:between w:val="nil"/>
              </w:pBdr>
              <w:jc w:val="both"/>
            </w:pPr>
            <w:r>
              <w:t>La plataforma extraerá estos parámetros y los graficará de forma automática para validar el origen de los datos</w:t>
            </w:r>
            <w:r w:rsidR="0050743F">
              <w:t>.</w:t>
            </w:r>
            <w:r>
              <w:t xml:space="preserve"> En este contexto, el desarrollo de una interfaz visual unificada adquiere alto valor técnico. Los sistemas comerciales operan con software cerrado </w:t>
            </w:r>
            <w:r w:rsidR="00205C0B">
              <w:fldChar w:fldCharType="begin"/>
            </w:r>
            <w:r w:rsidR="00A55972">
              <w:instrText xml:space="preserve"> ADDIN ZOTERO_ITEM CSL_CITATION {"citationID":"ntc1fpRp","properties":{"unsorted":false,"formattedCitation":"[7]","plainCitation":"[7]","noteIndex":0},"citationItems":[{"id":95,"uris":["http://zotero.org/users/15855260/items/FS6MV456"],"itemData":{"id":95,"type":"webpage","abstract":"SPIDER turnkey radio telescopes for radio astronomy are available in diameters from 2.3 meters to 5 meters, with 1420 MHz receiver and control software.","container-title":"PrimaLuceLab","language":"en","title":"SPIDER radio telescopes for radio astronomy","URL":"https://www.primalucelab.com/radio-astronomy/radio-telescopes-for-radio-astronomy/","accessed":{"date-parts":[["2026",3,5]]}}}],"schema":"https://github.com/citation-style-language/schema/raw/master/csl-citation.json"} </w:instrText>
            </w:r>
            <w:r w:rsidR="00205C0B">
              <w:fldChar w:fldCharType="separate"/>
            </w:r>
            <w:hyperlink w:anchor="Cite_id95_SPIDER_radNoYear_NoAuthor" w:tooltip="SPIDER radio telescopes for radio astronomy" w:history="1">
              <w:r w:rsidR="00A55972" w:rsidRPr="001002DB">
                <w:rPr>
                  <w:rStyle w:val="Hipervnculo"/>
                  <w:color w:val="auto"/>
                  <w:u w:val="none"/>
                </w:rPr>
                <w:t>[7]</w:t>
              </w:r>
            </w:hyperlink>
            <w:r w:rsidR="00205C0B">
              <w:fldChar w:fldCharType="end"/>
            </w:r>
            <w:r>
              <w:t xml:space="preserve"> y los receptores genéricos carecen de análisis estadístico astronómico en vivo </w:t>
            </w:r>
            <w:r w:rsidR="00205C0B">
              <w:fldChar w:fldCharType="begin"/>
            </w:r>
            <w:r w:rsidR="00A55972">
              <w:instrText xml:space="preserve"> ADDIN ZOTERO_ITEM CSL_CITATION {"citationID":"ChzlvXwW","properties":{"unsorted":false,"formattedCitation":"[8]","plainCitation":"[8]","noteIndex":0},"citationItems":[{"id":96,"uris":["http://zotero.org/users/15855260/items/4AHH3RBN"],"itemData":{"id":96,"type":"webpage","title":"Radio Astronomy SDR Applications","URL":"https://www.rfspace.com/RFSPACE/Astronomy.html","accessed":{"date-parts":[["2026",3,5]]}}}],"schema":"https://github.com/citation-style-language/schema/raw/master/csl-citation.json"} </w:instrText>
            </w:r>
            <w:r w:rsidR="00205C0B">
              <w:fldChar w:fldCharType="separate"/>
            </w:r>
            <w:hyperlink w:anchor="Cite_id96_Radio_AstrNoYear_NoAuthor" w:tooltip="Radio Astronomy SDR Applications" w:history="1">
              <w:r w:rsidR="00A55972" w:rsidRPr="001002DB">
                <w:rPr>
                  <w:rStyle w:val="Hipervnculo"/>
                  <w:color w:val="auto"/>
                  <w:u w:val="none"/>
                </w:rPr>
                <w:t>[8]</w:t>
              </w:r>
            </w:hyperlink>
            <w:r w:rsidR="00205C0B">
              <w:fldChar w:fldCharType="end"/>
            </w:r>
            <w:r>
              <w:t xml:space="preserve">. Por ello, una plataforma transforma cálculos matemáticos en información visual directa. Esto facilita la interpretación inmediata de los fenómenos sin postergar el análisis. De igual modo, esta herramienta reduce barreras operativas locales e impulsa estudios posteriores sobre cuerpos celestes complejos, como púlsares en diversas bandas de frecuencia </w:t>
            </w:r>
            <w:r w:rsidR="00205C0B">
              <w:fldChar w:fldCharType="begin"/>
            </w:r>
            <w:r w:rsidR="00205C0B">
              <w:instrText xml:space="preserve"> ADDIN ZOTERO_ITEM CSL_CITATION {"citationID":"cgItd28w","properties":{"unsorted":false,"formattedCitation":"[3]","plainCitation":"[3]","noteIndex":0},"citationItems":[{"id":89,"uris":["http://zotero.org/users/15855260/items/GUNCHR68"],"itemData":{"id":89,"type":"book","call-number":"523.887 4","collection-number":"4","collection-title":"Cambridge observing handbooks for research astronomers","ISBN":"978-0-521-82823-9","language":"en","publisher":"Cambridge university press","publisher-place":"Cambridge (GB)","source":"BnF ISBN","title":"Handbook of pulsar astronomy","author":[{"family":"Lorimer","given":"Duncan"},{"family":"Kramer","given":"Michael"}],"issued":{"date-parts":[["2005"]]}}}],"schema":"https://github.com/citation-style-language/schema/raw/master/csl-citation.json"} </w:instrText>
            </w:r>
            <w:r w:rsidR="00205C0B">
              <w:fldChar w:fldCharType="separate"/>
            </w:r>
            <w:hyperlink w:anchor="Cite_id89_Handbook_o_2005_Lorimer" w:tooltip="Handbook of pulsar astronomy" w:history="1">
              <w:r w:rsidR="00205C0B" w:rsidRPr="001002DB">
                <w:rPr>
                  <w:rStyle w:val="Hipervnculo"/>
                  <w:color w:val="auto"/>
                  <w:u w:val="none"/>
                </w:rPr>
                <w:t>[3]</w:t>
              </w:r>
            </w:hyperlink>
            <w:r w:rsidR="00205C0B">
              <w:fldChar w:fldCharType="end"/>
            </w:r>
            <w:r>
              <w:t>.</w:t>
            </w:r>
          </w:p>
          <w:p w14:paraId="359A1F40" w14:textId="77777777" w:rsidR="00A45C01" w:rsidRDefault="00A45C01" w:rsidP="00A45C01">
            <w:pPr>
              <w:pBdr>
                <w:top w:val="nil"/>
                <w:left w:val="nil"/>
                <w:bottom w:val="nil"/>
                <w:right w:val="nil"/>
                <w:between w:val="nil"/>
              </w:pBdr>
              <w:jc w:val="both"/>
            </w:pPr>
          </w:p>
          <w:p w14:paraId="3137F222" w14:textId="77777777" w:rsidR="00A529F6" w:rsidRDefault="00A529F6" w:rsidP="00A45C01">
            <w:pPr>
              <w:pBdr>
                <w:top w:val="nil"/>
                <w:left w:val="nil"/>
                <w:bottom w:val="nil"/>
                <w:right w:val="nil"/>
                <w:between w:val="nil"/>
              </w:pBdr>
              <w:jc w:val="both"/>
            </w:pPr>
          </w:p>
          <w:p w14:paraId="74ADB97B" w14:textId="77777777" w:rsidR="00A45C01" w:rsidRPr="003C3524" w:rsidRDefault="00A45C01" w:rsidP="00A45C01">
            <w:pPr>
              <w:pBdr>
                <w:top w:val="nil"/>
                <w:left w:val="nil"/>
                <w:bottom w:val="nil"/>
                <w:right w:val="nil"/>
                <w:between w:val="nil"/>
              </w:pBdr>
              <w:jc w:val="both"/>
              <w:rPr>
                <w:b/>
                <w:bCs/>
              </w:rPr>
            </w:pPr>
            <w:r w:rsidRPr="003C3524">
              <w:rPr>
                <w:b/>
                <w:bCs/>
              </w:rPr>
              <w:lastRenderedPageBreak/>
              <w:t>Estado del Arte</w:t>
            </w:r>
          </w:p>
          <w:p w14:paraId="0417A30F" w14:textId="77777777" w:rsidR="003C3524" w:rsidRDefault="003C3524" w:rsidP="00A45C01">
            <w:pPr>
              <w:pBdr>
                <w:top w:val="nil"/>
                <w:left w:val="nil"/>
                <w:bottom w:val="nil"/>
                <w:right w:val="nil"/>
                <w:between w:val="nil"/>
              </w:pBdr>
              <w:jc w:val="both"/>
            </w:pPr>
          </w:p>
          <w:p w14:paraId="47B19EB7" w14:textId="2CB3D82B" w:rsidR="00A45C01" w:rsidRDefault="00A45C01" w:rsidP="00A45C01">
            <w:pPr>
              <w:pBdr>
                <w:top w:val="nil"/>
                <w:left w:val="nil"/>
                <w:bottom w:val="nil"/>
                <w:right w:val="nil"/>
                <w:between w:val="nil"/>
              </w:pBdr>
              <w:jc w:val="both"/>
            </w:pPr>
            <w:r>
              <w:t xml:space="preserve">El estado del arte en la radioastronomía actual se orienta hacia la evolución de plataformas de hardware y software integrales, por encima del análisis aislado de algoritmos matemáticos.  En el mercado existen soluciones como los sistemas comerciales de </w:t>
            </w:r>
            <w:proofErr w:type="spellStart"/>
            <w:r>
              <w:t>PrimaLuceLab</w:t>
            </w:r>
            <w:proofErr w:type="spellEnd"/>
            <w:r>
              <w:t xml:space="preserve">, los cuales proveen radiotelescopios preensamblados y equipados con programas de código cerrado </w:t>
            </w:r>
            <w:r w:rsidR="00205C0B">
              <w:fldChar w:fldCharType="begin"/>
            </w:r>
            <w:r w:rsidR="00A55972">
              <w:instrText xml:space="preserve"> ADDIN ZOTERO_ITEM CSL_CITATION {"citationID":"rni7a8pd","properties":{"unsorted":false,"formattedCitation":"[7]","plainCitation":"[7]","noteIndex":0},"citationItems":[{"id":95,"uris":["http://zotero.org/users/15855260/items/FS6MV456"],"itemData":{"id":95,"type":"webpage","abstract":"SPIDER turnkey radio telescopes for radio astronomy are available in diameters from 2.3 meters to 5 meters, with 1420 MHz receiver and control software.","container-title":"PrimaLuceLab","language":"en","title":"SPIDER radio telescopes for radio astronomy","URL":"https://www.primalucelab.com/radio-astronomy/radio-telescopes-for-radio-astronomy/","accessed":{"date-parts":[["2026",3,5]]}}}],"schema":"https://github.com/citation-style-language/schema/raw/master/csl-citation.json"} </w:instrText>
            </w:r>
            <w:r w:rsidR="00205C0B">
              <w:fldChar w:fldCharType="separate"/>
            </w:r>
            <w:hyperlink w:anchor="Cite_id95_SPIDER_radNoYear_NoAuthor" w:tooltip="SPIDER radio telescopes for radio astronomy" w:history="1">
              <w:r w:rsidR="00A55972" w:rsidRPr="001002DB">
                <w:rPr>
                  <w:rStyle w:val="Hipervnculo"/>
                  <w:color w:val="auto"/>
                  <w:u w:val="none"/>
                </w:rPr>
                <w:t>[7]</w:t>
              </w:r>
            </w:hyperlink>
            <w:r w:rsidR="00205C0B">
              <w:fldChar w:fldCharType="end"/>
            </w:r>
            <w:r>
              <w:t xml:space="preserve">. Estas herramientas centralizan el control del equipo, pero su arquitectura propietaria limita la personalización del código para investigaciones con requerimientos específicos. Como alternativa, diversas estaciones de observación adoptan receptores genéricos de radio definido por software (SDR). En este ámbito, resaltan opciones desarrolladas por fabricantes como </w:t>
            </w:r>
            <w:proofErr w:type="spellStart"/>
            <w:r>
              <w:t>RFSpace</w:t>
            </w:r>
            <w:proofErr w:type="spellEnd"/>
            <w:r>
              <w:t xml:space="preserve"> </w:t>
            </w:r>
            <w:r w:rsidR="00205C0B">
              <w:fldChar w:fldCharType="begin"/>
            </w:r>
            <w:r w:rsidR="00A55972">
              <w:instrText xml:space="preserve"> ADDIN ZOTERO_ITEM CSL_CITATION {"citationID":"y7t6oRAq","properties":{"unsorted":false,"formattedCitation":"[8]","plainCitation":"[8]","noteIndex":0},"citationItems":[{"id":96,"uris":["http://zotero.org/users/15855260/items/4AHH3RBN"],"itemData":{"id":96,"type":"webpage","title":"Radio Astronomy SDR Applications","URL":"https://www.rfspace.com/RFSPACE/Astronomy.html","accessed":{"date-parts":[["2026",3,5]]}}}],"schema":"https://github.com/citation-style-language/schema/raw/master/csl-citation.json"} </w:instrText>
            </w:r>
            <w:r w:rsidR="00205C0B">
              <w:fldChar w:fldCharType="separate"/>
            </w:r>
            <w:hyperlink w:anchor="Cite_id96_Radio_AstrNoYear_NoAuthor" w:tooltip="Radio Astronomy SDR Applications" w:history="1">
              <w:r w:rsidR="00A55972" w:rsidRPr="001002DB">
                <w:rPr>
                  <w:rStyle w:val="Hipervnculo"/>
                  <w:color w:val="auto"/>
                  <w:u w:val="none"/>
                </w:rPr>
                <w:t>[8]</w:t>
              </w:r>
            </w:hyperlink>
            <w:r w:rsidR="00205C0B">
              <w:fldChar w:fldCharType="end"/>
            </w:r>
            <w:r>
              <w:t xml:space="preserve">, así como módulos documentados por la comunidad de operadores de </w:t>
            </w:r>
            <w:bookmarkStart w:id="1" w:name="ZOTERO_BREF_YlB1HcMxrD6F"/>
            <w:r w:rsidR="003C3524">
              <w:t>radio</w:t>
            </w:r>
            <w:r w:rsidR="003C3524" w:rsidRPr="003C3524">
              <w:t xml:space="preserve"> </w:t>
            </w:r>
            <w:bookmarkEnd w:id="1"/>
            <w:r w:rsidR="00900399">
              <w:fldChar w:fldCharType="begin"/>
            </w:r>
            <w:r w:rsidR="00900399">
              <w:instrText xml:space="preserve"> ADDIN ZOTERO_ITEM CSL_CITATION {"citationID":"lwgDMpka","properties":{"unsorted":false,"formattedCitation":"[9]","plainCitation":"[9]","noteIndex":0},"citationItems":[{"id":108,"uris":["http://zotero.org/users/15855260/items/2UAAYINK"],"itemData":{"id":108,"type":"webpage","title":"Receivers for Radio Telescopes","URL":"http://www.stargazing.net/david/radio/receivers.html","accessed":{"date-parts":[["2026",3,5]]}}}],"schema":"https://github.com/citation-style-language/schema/raw/master/csl-citation.json"} </w:instrText>
            </w:r>
            <w:r w:rsidR="00900399">
              <w:fldChar w:fldCharType="separate"/>
            </w:r>
            <w:hyperlink w:anchor="Cite_id108_Receivers_NoYear_NoAuthor" w:tooltip="Receivers for Radio Telescopes" w:history="1">
              <w:r w:rsidR="00900399" w:rsidRPr="001002DB">
                <w:rPr>
                  <w:rStyle w:val="Hipervnculo"/>
                  <w:color w:val="auto"/>
                  <w:u w:val="none"/>
                </w:rPr>
                <w:t>[9]</w:t>
              </w:r>
            </w:hyperlink>
            <w:r w:rsidR="00900399">
              <w:fldChar w:fldCharType="end"/>
            </w:r>
            <w:r>
              <w:t>. Para procesar las ondas captadas por estos dispositivos, los usuarios recurren a programas informáticos de radiofrecuencia genéricos. Si bien estas aplicaciones grafican el espectro de la señal, presentan limitaciones al ejecutar análisis estadísticos astronómicos o representaciones conjuntas de tiempo-frecuencia sobre flujos continuos de datos. Frente a esta dependencia de sistemas informáticos cerrados o de programas fragmentados, la propuesta de este trabajo cobra valor técnico. La contribución principal radica en el diseño de una interfaz propia programada en Python. Esta plataforma a la medida consolida las técnicas de estimación espectral y los modelos estadísticos para operar sobre señales astronómicas en tiempo real, todo agrupado en un entorno visual interactivo y libre de restricciones de licencia.</w:t>
            </w:r>
          </w:p>
          <w:p w14:paraId="0422B637" w14:textId="77777777" w:rsidR="00A45C01" w:rsidRDefault="00A45C01" w:rsidP="00A45C01">
            <w:pPr>
              <w:pBdr>
                <w:top w:val="nil"/>
                <w:left w:val="nil"/>
                <w:bottom w:val="nil"/>
                <w:right w:val="nil"/>
                <w:between w:val="nil"/>
              </w:pBdr>
              <w:jc w:val="both"/>
            </w:pPr>
          </w:p>
          <w:p w14:paraId="42B50664" w14:textId="77777777" w:rsidR="00A45C01" w:rsidRPr="003C3524" w:rsidRDefault="00A45C01" w:rsidP="00A45C01">
            <w:pPr>
              <w:pBdr>
                <w:top w:val="nil"/>
                <w:left w:val="nil"/>
                <w:bottom w:val="nil"/>
                <w:right w:val="nil"/>
                <w:between w:val="nil"/>
              </w:pBdr>
              <w:jc w:val="both"/>
              <w:rPr>
                <w:b/>
                <w:bCs/>
              </w:rPr>
            </w:pPr>
            <w:r w:rsidRPr="003C3524">
              <w:rPr>
                <w:b/>
                <w:bCs/>
              </w:rPr>
              <w:t>Alcance</w:t>
            </w:r>
          </w:p>
          <w:p w14:paraId="6FB7EC06" w14:textId="77777777" w:rsidR="003C3524" w:rsidRDefault="003C3524" w:rsidP="00A45C01">
            <w:pPr>
              <w:pBdr>
                <w:top w:val="nil"/>
                <w:left w:val="nil"/>
                <w:bottom w:val="nil"/>
                <w:right w:val="nil"/>
                <w:between w:val="nil"/>
              </w:pBdr>
              <w:jc w:val="both"/>
            </w:pPr>
          </w:p>
          <w:p w14:paraId="35C2FCD3" w14:textId="37332EAA" w:rsidR="00A45C01" w:rsidRDefault="00A45C01" w:rsidP="00A45C01">
            <w:pPr>
              <w:pBdr>
                <w:top w:val="nil"/>
                <w:left w:val="nil"/>
                <w:bottom w:val="nil"/>
                <w:right w:val="nil"/>
                <w:between w:val="nil"/>
              </w:pBdr>
              <w:jc w:val="both"/>
            </w:pPr>
            <w:r>
              <w:t xml:space="preserve">El alcance de esta investigación comprende el diseño, la programación de algoritmos y la validación técnica de una plataforma de software en Python destinada al procesamiento digital de las señales del radiotelescopio del Observatorio Astronómico de Quito </w:t>
            </w:r>
            <w:r w:rsidR="00205C0B">
              <w:fldChar w:fldCharType="begin"/>
            </w:r>
            <w:r w:rsidR="00205C0B">
              <w:instrText xml:space="preserve"> ADDIN ZOTERO_ITEM CSL_CITATION {"citationID":"vo79mzSR","properties":{"unsorted":false,"formattedCitation":"[5]","plainCitation":"[5]","noteIndex":0},"citationItems":[{"id":101,"uris":["http://zotero.org/users/15855260/items/QS9HS95X"],"itemData":{"id":101,"type":"book","original-publisher":"Springer Nature Link","title":"Spectral Estimation for Hydrogen Line Detection in the Milky Way","author":[{"family":"Lara","given":"Fernando"},{"family":"Reyes","given":"A"},{"family":"Altamirano","given":"D"},{"family":"Mena","given":"D"},{"family":"Lopez","given":"E"},{"family":"Molina","given":"H"}]}}],"schema":"https://github.com/citation-style-language/schema/raw/master/csl-citation.json"} </w:instrText>
            </w:r>
            <w:r w:rsidR="00205C0B">
              <w:fldChar w:fldCharType="separate"/>
            </w:r>
            <w:hyperlink w:anchor="Cite_id101_Spectral_ENoYear_Lara" w:tooltip="Spectral Estimation for Hydrogen Line Detection in the Milky Way" w:history="1">
              <w:r w:rsidR="00205C0B" w:rsidRPr="001002DB">
                <w:rPr>
                  <w:rStyle w:val="Hipervnculo"/>
                  <w:color w:val="auto"/>
                  <w:u w:val="none"/>
                </w:rPr>
                <w:t>[5]</w:t>
              </w:r>
            </w:hyperlink>
            <w:r w:rsidR="00205C0B">
              <w:fldChar w:fldCharType="end"/>
            </w:r>
            <w:r>
              <w:t xml:space="preserve">. El sistema establecerá un enlace de comunicación directa con el hardware receptor para extraer los datos crudos en formato de fase y cuadratura.  A partir de esta información base, la interfaz gráfica desplegará cuatro dominios de análisis simultáneos: tiempo, frecuencia, representaciones de tiempo-frecuencia y un panel de análisis de distribución estadística enfocado en la detección de curvas de Weibull y </w:t>
            </w:r>
            <w:proofErr w:type="spellStart"/>
            <w:r>
              <w:t>Rician</w:t>
            </w:r>
            <w:proofErr w:type="spellEnd"/>
            <w:r>
              <w:t>, entre otras.</w:t>
            </w:r>
          </w:p>
          <w:p w14:paraId="146A03F8" w14:textId="77777777" w:rsidR="00A45C01" w:rsidRDefault="00A45C01" w:rsidP="00A45C01">
            <w:pPr>
              <w:pBdr>
                <w:top w:val="nil"/>
                <w:left w:val="nil"/>
                <w:bottom w:val="nil"/>
                <w:right w:val="nil"/>
                <w:between w:val="nil"/>
              </w:pBdr>
              <w:jc w:val="both"/>
            </w:pPr>
          </w:p>
          <w:p w14:paraId="4227085A" w14:textId="77777777" w:rsidR="00A45C01" w:rsidRDefault="00A45C01" w:rsidP="00A45C01">
            <w:pPr>
              <w:pBdr>
                <w:top w:val="nil"/>
                <w:left w:val="nil"/>
                <w:bottom w:val="nil"/>
                <w:right w:val="nil"/>
                <w:between w:val="nil"/>
              </w:pBdr>
              <w:jc w:val="both"/>
            </w:pPr>
            <w:r>
              <w:t>Para alcanzar el objetivo principal, el proyecto delimita las siguientes cinco actividades de ejecución secuencial:</w:t>
            </w:r>
          </w:p>
          <w:p w14:paraId="6E783491" w14:textId="77777777" w:rsidR="00A45C01" w:rsidRDefault="00A45C01" w:rsidP="00A45C01">
            <w:pPr>
              <w:pBdr>
                <w:top w:val="nil"/>
                <w:left w:val="nil"/>
                <w:bottom w:val="nil"/>
                <w:right w:val="nil"/>
                <w:between w:val="nil"/>
              </w:pBdr>
              <w:jc w:val="both"/>
            </w:pPr>
          </w:p>
          <w:p w14:paraId="148590A5" w14:textId="77777777" w:rsidR="00A45C01" w:rsidRDefault="00A45C01" w:rsidP="00A45C01">
            <w:pPr>
              <w:pBdr>
                <w:top w:val="nil"/>
                <w:left w:val="nil"/>
                <w:bottom w:val="nil"/>
                <w:right w:val="nil"/>
                <w:between w:val="nil"/>
              </w:pBdr>
              <w:jc w:val="both"/>
            </w:pPr>
            <w:r>
              <w:t>Actividad 1: Análisis y definición de las características de señales de radiotelescopios. Comprende una revisión matemática exhaustiva de las señales electromagnéticas en banda base. Se estudia la estructura interna de los datos de fase y cuadratura generados por los receptores SDR comerciales. Adicionalmente, se definen teóricamente los modelos estadísticos esperados para diferenciar con precisión las emisiones de origen cósmico frente a las interferencias originadas por transmisiones terrestres.</w:t>
            </w:r>
          </w:p>
          <w:p w14:paraId="630AC80E" w14:textId="77777777" w:rsidR="00A45C01" w:rsidRDefault="00A45C01" w:rsidP="00A45C01">
            <w:pPr>
              <w:pBdr>
                <w:top w:val="nil"/>
                <w:left w:val="nil"/>
                <w:bottom w:val="nil"/>
                <w:right w:val="nil"/>
                <w:between w:val="nil"/>
              </w:pBdr>
              <w:jc w:val="both"/>
            </w:pPr>
          </w:p>
          <w:p w14:paraId="2FA9B12E" w14:textId="77777777" w:rsidR="00A45C01" w:rsidRDefault="00A45C01" w:rsidP="00A45C01">
            <w:pPr>
              <w:pBdr>
                <w:top w:val="nil"/>
                <w:left w:val="nil"/>
                <w:bottom w:val="nil"/>
                <w:right w:val="nil"/>
                <w:between w:val="nil"/>
              </w:pBdr>
              <w:jc w:val="both"/>
            </w:pPr>
            <w:r>
              <w:t xml:space="preserve">Actividad 2: Desarrollo e integración de plataforma para el procesamiento digital de señales de radiotelescopio. En esta etapa se codifica la arquitectura troncal del software en lenguaje Python. Se implementan y configuran las bibliotecas gráficas y los módulos de cálculo matricial para asegurar un flujo ininterrumpido de datos. El diseño de la </w:t>
            </w:r>
            <w:r>
              <w:lastRenderedPageBreak/>
              <w:t>interfaz unificará los paneles visuales en un entorno interactivo y accesible para el investigador.</w:t>
            </w:r>
          </w:p>
          <w:p w14:paraId="1BFF015D" w14:textId="77777777" w:rsidR="00A45C01" w:rsidRDefault="00A45C01" w:rsidP="00A45C01">
            <w:pPr>
              <w:pBdr>
                <w:top w:val="nil"/>
                <w:left w:val="nil"/>
                <w:bottom w:val="nil"/>
                <w:right w:val="nil"/>
                <w:between w:val="nil"/>
              </w:pBdr>
              <w:jc w:val="both"/>
            </w:pPr>
          </w:p>
          <w:p w14:paraId="20E4037C" w14:textId="77777777" w:rsidR="00A45C01" w:rsidRDefault="00A45C01" w:rsidP="00A45C01">
            <w:pPr>
              <w:pBdr>
                <w:top w:val="nil"/>
                <w:left w:val="nil"/>
                <w:bottom w:val="nil"/>
                <w:right w:val="nil"/>
                <w:between w:val="nil"/>
              </w:pBdr>
              <w:jc w:val="both"/>
            </w:pPr>
            <w:r>
              <w:t>Actividad 3: Recolección y estructuración de datos de radiotelescopio del Observatorio Astronómico de Quito. Abarca el trabajo experimental en las instalaciones del observatorio. Se adquieren físicamente las señales de radio en la banda de 1420.40 MHz con la ayuda de la antena parabólica y la etapa de acondicionamiento de radiofrecuencia (amplificadores LNA y filtros pasabanda). Los registros digitales se direccionan hacia la plataforma de software para su evaluación y procesamiento inicial.</w:t>
            </w:r>
          </w:p>
          <w:p w14:paraId="66667673" w14:textId="77777777" w:rsidR="00A45C01" w:rsidRDefault="00A45C01" w:rsidP="00A45C01">
            <w:pPr>
              <w:pBdr>
                <w:top w:val="nil"/>
                <w:left w:val="nil"/>
                <w:bottom w:val="nil"/>
                <w:right w:val="nil"/>
                <w:between w:val="nil"/>
              </w:pBdr>
              <w:jc w:val="both"/>
            </w:pPr>
          </w:p>
          <w:p w14:paraId="03DB01C8" w14:textId="77777777" w:rsidR="00A45C01" w:rsidRDefault="00A45C01" w:rsidP="00A45C01">
            <w:pPr>
              <w:pBdr>
                <w:top w:val="nil"/>
                <w:left w:val="nil"/>
                <w:bottom w:val="nil"/>
                <w:right w:val="nil"/>
                <w:between w:val="nil"/>
              </w:pBdr>
              <w:jc w:val="both"/>
            </w:pPr>
            <w:r>
              <w:t xml:space="preserve">Actividad 4: Implementación de técnicas de estimación espectral y representación tiempo-frecuencia. Constituye el núcleo algorítmico y matemático del proyecto. Se programa el código responsable de ejecutar los métodos de densidad espectral clásicos (periodogramas y correlogramas) y paramétricos (Burg y Yule-Walker). De manera paralela, se configuran los cálculos probabilísticos para superponer los histogramas de la señal con los ajustes teóricos de las distribuciones de Weibull y </w:t>
            </w:r>
            <w:proofErr w:type="spellStart"/>
            <w:r>
              <w:t>Rician</w:t>
            </w:r>
            <w:proofErr w:type="spellEnd"/>
            <w:r>
              <w:t xml:space="preserve"> sobre el flujo de datos.</w:t>
            </w:r>
          </w:p>
          <w:p w14:paraId="03E00DA2" w14:textId="77777777" w:rsidR="00A45C01" w:rsidRDefault="00A45C01" w:rsidP="00A45C01">
            <w:pPr>
              <w:pBdr>
                <w:top w:val="nil"/>
                <w:left w:val="nil"/>
                <w:bottom w:val="nil"/>
                <w:right w:val="nil"/>
                <w:between w:val="nil"/>
              </w:pBdr>
              <w:jc w:val="both"/>
            </w:pPr>
          </w:p>
          <w:p w14:paraId="4577A744" w14:textId="73E5476F" w:rsidR="00A45C01" w:rsidRDefault="00A45C01" w:rsidP="00A45C01">
            <w:pPr>
              <w:pBdr>
                <w:top w:val="nil"/>
                <w:left w:val="nil"/>
                <w:bottom w:val="nil"/>
                <w:right w:val="nil"/>
                <w:between w:val="nil"/>
              </w:pBdr>
              <w:jc w:val="both"/>
            </w:pPr>
            <w:r>
              <w:t>Actividad 5: Evaluación y ajuste de la plataforma. Agrupa la fase final de pruebas de validación de código con el hardware receptor conectado. Se evaluará la latencia computacional y el tiempo de respuesta del software para certificar su correcta operación en escenarios de tiempo real. Se aplican correcciones informáticas para evitar cuellos de botella en la memoria</w:t>
            </w:r>
            <w:r w:rsidR="0045140C">
              <w:t>,</w:t>
            </w:r>
            <w:r>
              <w:t xml:space="preserve"> de esta manera, se asegura una representación fluida de las gráficas visuales durante la observación continua.</w:t>
            </w:r>
          </w:p>
          <w:p w14:paraId="1A58A403" w14:textId="77777777" w:rsidR="00A45C01" w:rsidRDefault="00A45C01" w:rsidP="00A45C01">
            <w:pPr>
              <w:pBdr>
                <w:top w:val="nil"/>
                <w:left w:val="nil"/>
                <w:bottom w:val="nil"/>
                <w:right w:val="nil"/>
                <w:between w:val="nil"/>
              </w:pBdr>
              <w:jc w:val="both"/>
            </w:pPr>
          </w:p>
          <w:p w14:paraId="5598C56E" w14:textId="77777777" w:rsidR="00A45C01" w:rsidRPr="003C3524" w:rsidRDefault="00A45C01" w:rsidP="00A45C01">
            <w:pPr>
              <w:pBdr>
                <w:top w:val="nil"/>
                <w:left w:val="nil"/>
                <w:bottom w:val="nil"/>
                <w:right w:val="nil"/>
                <w:between w:val="nil"/>
              </w:pBdr>
              <w:jc w:val="both"/>
              <w:rPr>
                <w:b/>
                <w:bCs/>
              </w:rPr>
            </w:pPr>
            <w:r w:rsidRPr="003C3524">
              <w:rPr>
                <w:b/>
                <w:bCs/>
              </w:rPr>
              <w:t>Aporte a los Objetivos de Desarrollo Sostenible (ODS)</w:t>
            </w:r>
          </w:p>
          <w:p w14:paraId="1274EC6C" w14:textId="77777777" w:rsidR="003C3524" w:rsidRDefault="003C3524" w:rsidP="00A45C01">
            <w:pPr>
              <w:pBdr>
                <w:top w:val="nil"/>
                <w:left w:val="nil"/>
                <w:bottom w:val="nil"/>
                <w:right w:val="nil"/>
                <w:between w:val="nil"/>
              </w:pBdr>
              <w:jc w:val="both"/>
            </w:pPr>
          </w:p>
          <w:p w14:paraId="16E0663B" w14:textId="77777777" w:rsidR="000D7266" w:rsidRDefault="00A45C01" w:rsidP="00A45C01">
            <w:pPr>
              <w:pBdr>
                <w:top w:val="nil"/>
                <w:left w:val="nil"/>
                <w:bottom w:val="nil"/>
                <w:right w:val="nil"/>
                <w:between w:val="nil"/>
              </w:pBdr>
              <w:jc w:val="both"/>
            </w:pPr>
            <w:r>
              <w:t>La implementación de esta arquitectura informática se alinea de forma directa con el Objetivo de Desarrollo Sostenible (ODS) 9, enfocado en el fortalecimiento de la Industria, la Innovación y la Infraestructura. Al construir una herramienta de procesamiento especializada desde cero, el proyecto eleva la capacidad tecnológica del país y fomenta la investigación científica de alto nivel. La independencia del uso de licencias comerciales privadas promueve el establecimiento de una infraestructura académica robusta y económicamente sostenible para el observatorio. En un plano complementario, la propuesta colabora con el ODS 4, referente a la Educación de Calidad. La interfaz visual diseñada funcionará en el futuro como un recurso didáctico de primer nivel. Los estudiantes universitarios de ingeniería y los nuevos investigadores podrán visualizar el comportamiento de los fenómenos de estimación espectral y estadística matemática de una manera clara, aplicada e interactiva.</w:t>
            </w:r>
          </w:p>
          <w:p w14:paraId="62C8B41D" w14:textId="77777777" w:rsidR="00A529F6" w:rsidRDefault="00A529F6" w:rsidP="00A45C01">
            <w:pPr>
              <w:pBdr>
                <w:top w:val="nil"/>
                <w:left w:val="nil"/>
                <w:bottom w:val="nil"/>
                <w:right w:val="nil"/>
                <w:between w:val="nil"/>
              </w:pBdr>
              <w:jc w:val="both"/>
            </w:pPr>
          </w:p>
          <w:p w14:paraId="07A142A5" w14:textId="77777777" w:rsidR="00A529F6" w:rsidRDefault="00A529F6" w:rsidP="00A45C01">
            <w:pPr>
              <w:pBdr>
                <w:top w:val="nil"/>
                <w:left w:val="nil"/>
                <w:bottom w:val="nil"/>
                <w:right w:val="nil"/>
                <w:between w:val="nil"/>
              </w:pBdr>
              <w:jc w:val="both"/>
            </w:pPr>
          </w:p>
          <w:p w14:paraId="4DEFB46A" w14:textId="77777777" w:rsidR="00A529F6" w:rsidRDefault="00A529F6" w:rsidP="00A45C01">
            <w:pPr>
              <w:pBdr>
                <w:top w:val="nil"/>
                <w:left w:val="nil"/>
                <w:bottom w:val="nil"/>
                <w:right w:val="nil"/>
                <w:between w:val="nil"/>
              </w:pBdr>
              <w:jc w:val="both"/>
            </w:pPr>
          </w:p>
          <w:p w14:paraId="2F81D160" w14:textId="77777777" w:rsidR="00A529F6" w:rsidRDefault="00A529F6" w:rsidP="00A45C01">
            <w:pPr>
              <w:pBdr>
                <w:top w:val="nil"/>
                <w:left w:val="nil"/>
                <w:bottom w:val="nil"/>
                <w:right w:val="nil"/>
                <w:between w:val="nil"/>
              </w:pBdr>
              <w:jc w:val="both"/>
            </w:pPr>
          </w:p>
          <w:p w14:paraId="0D8918B2" w14:textId="77777777" w:rsidR="00A529F6" w:rsidRDefault="00A529F6" w:rsidP="00A45C01">
            <w:pPr>
              <w:pBdr>
                <w:top w:val="nil"/>
                <w:left w:val="nil"/>
                <w:bottom w:val="nil"/>
                <w:right w:val="nil"/>
                <w:between w:val="nil"/>
              </w:pBdr>
              <w:jc w:val="both"/>
            </w:pPr>
          </w:p>
          <w:p w14:paraId="12A2503B" w14:textId="77777777" w:rsidR="00A529F6" w:rsidRDefault="00A529F6" w:rsidP="00A45C01">
            <w:pPr>
              <w:pBdr>
                <w:top w:val="nil"/>
                <w:left w:val="nil"/>
                <w:bottom w:val="nil"/>
                <w:right w:val="nil"/>
                <w:between w:val="nil"/>
              </w:pBdr>
              <w:jc w:val="both"/>
            </w:pPr>
          </w:p>
          <w:p w14:paraId="4EA8C428" w14:textId="77777777" w:rsidR="00A529F6" w:rsidRDefault="00A529F6" w:rsidP="00A45C01">
            <w:pPr>
              <w:pBdr>
                <w:top w:val="nil"/>
                <w:left w:val="nil"/>
                <w:bottom w:val="nil"/>
                <w:right w:val="nil"/>
                <w:between w:val="nil"/>
              </w:pBdr>
              <w:jc w:val="both"/>
            </w:pPr>
          </w:p>
          <w:p w14:paraId="540B6C40" w14:textId="77777777" w:rsidR="00A529F6" w:rsidRDefault="00A529F6" w:rsidP="00A45C01">
            <w:pPr>
              <w:pBdr>
                <w:top w:val="nil"/>
                <w:left w:val="nil"/>
                <w:bottom w:val="nil"/>
                <w:right w:val="nil"/>
                <w:between w:val="nil"/>
              </w:pBdr>
              <w:jc w:val="both"/>
            </w:pPr>
          </w:p>
          <w:p w14:paraId="5B8DB3F9" w14:textId="014636CC" w:rsidR="00A529F6" w:rsidRDefault="00A529F6" w:rsidP="00A45C01">
            <w:pPr>
              <w:pBdr>
                <w:top w:val="nil"/>
                <w:left w:val="nil"/>
                <w:bottom w:val="nil"/>
                <w:right w:val="nil"/>
                <w:between w:val="nil"/>
              </w:pBdr>
              <w:jc w:val="both"/>
            </w:pPr>
          </w:p>
        </w:tc>
      </w:tr>
    </w:tbl>
    <w:p w14:paraId="5B8DB3FC" w14:textId="77777777" w:rsidR="000D7266" w:rsidRDefault="000D7266"/>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3FE" w14:textId="77777777">
        <w:tc>
          <w:tcPr>
            <w:tcW w:w="8494" w:type="dxa"/>
            <w:shd w:val="clear" w:color="auto" w:fill="E7E6E6"/>
          </w:tcPr>
          <w:p w14:paraId="5B8DB3FD"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lastRenderedPageBreak/>
              <w:t>Cronograma del Trabajo de la Unidad de Integración Curricular</w:t>
            </w:r>
          </w:p>
        </w:tc>
      </w:tr>
      <w:tr w:rsidR="000D7266" w14:paraId="5B8DB481" w14:textId="77777777">
        <w:trPr>
          <w:trHeight w:val="415"/>
        </w:trPr>
        <w:tc>
          <w:tcPr>
            <w:tcW w:w="8494" w:type="dxa"/>
          </w:tcPr>
          <w:tbl>
            <w:tblPr>
              <w:tblStyle w:val="a7"/>
              <w:tblW w:w="8268" w:type="dxa"/>
              <w:tblInd w:w="0" w:type="dxa"/>
              <w:tblLayout w:type="fixed"/>
              <w:tblLook w:val="0400" w:firstRow="0" w:lastRow="0" w:firstColumn="0" w:lastColumn="0" w:noHBand="0" w:noVBand="1"/>
            </w:tblPr>
            <w:tblGrid>
              <w:gridCol w:w="2033"/>
              <w:gridCol w:w="389"/>
              <w:gridCol w:w="389"/>
              <w:gridCol w:w="389"/>
              <w:gridCol w:w="389"/>
              <w:gridCol w:w="389"/>
              <w:gridCol w:w="390"/>
              <w:gridCol w:w="390"/>
              <w:gridCol w:w="390"/>
              <w:gridCol w:w="390"/>
              <w:gridCol w:w="390"/>
              <w:gridCol w:w="390"/>
              <w:gridCol w:w="390"/>
              <w:gridCol w:w="390"/>
              <w:gridCol w:w="390"/>
              <w:gridCol w:w="390"/>
              <w:gridCol w:w="390"/>
            </w:tblGrid>
            <w:tr w:rsidR="000D7266" w14:paraId="5B8DB411" w14:textId="77777777">
              <w:trPr>
                <w:trHeight w:val="1065"/>
              </w:trPr>
              <w:tc>
                <w:tcPr>
                  <w:tcW w:w="2033" w:type="dxa"/>
                  <w:tcBorders>
                    <w:top w:val="single" w:sz="4" w:space="0" w:color="000000"/>
                    <w:left w:val="single" w:sz="4" w:space="0" w:color="000000"/>
                    <w:bottom w:val="single" w:sz="4" w:space="0" w:color="000000"/>
                    <w:right w:val="single" w:sz="4" w:space="0" w:color="000000"/>
                  </w:tcBorders>
                  <w:vAlign w:val="center"/>
                </w:tcPr>
                <w:p w14:paraId="5B8DB400" w14:textId="77777777" w:rsidR="000D7266" w:rsidRDefault="008B258B">
                  <w:pPr>
                    <w:spacing w:after="0" w:line="240" w:lineRule="auto"/>
                    <w:jc w:val="center"/>
                    <w:rPr>
                      <w:rFonts w:ascii="Calibri" w:eastAsia="Calibri" w:hAnsi="Calibri" w:cs="Calibri"/>
                      <w:b/>
                      <w:color w:val="000000"/>
                      <w:sz w:val="22"/>
                      <w:szCs w:val="22"/>
                    </w:rPr>
                  </w:pPr>
                  <w:r>
                    <w:rPr>
                      <w:rFonts w:ascii="Calibri" w:eastAsia="Calibri" w:hAnsi="Calibri" w:cs="Calibri"/>
                      <w:b/>
                      <w:color w:val="000000"/>
                      <w:sz w:val="22"/>
                      <w:szCs w:val="22"/>
                    </w:rPr>
                    <w:t>Actividades</w:t>
                  </w:r>
                </w:p>
              </w:tc>
              <w:tc>
                <w:tcPr>
                  <w:tcW w:w="389" w:type="dxa"/>
                  <w:tcBorders>
                    <w:top w:val="single" w:sz="4" w:space="0" w:color="000000"/>
                    <w:left w:val="nil"/>
                    <w:bottom w:val="single" w:sz="4" w:space="0" w:color="000000"/>
                    <w:right w:val="single" w:sz="4" w:space="0" w:color="000000"/>
                  </w:tcBorders>
                  <w:vAlign w:val="center"/>
                </w:tcPr>
                <w:p w14:paraId="5B8DB401"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w:t>
                  </w:r>
                </w:p>
              </w:tc>
              <w:tc>
                <w:tcPr>
                  <w:tcW w:w="389" w:type="dxa"/>
                  <w:tcBorders>
                    <w:top w:val="single" w:sz="4" w:space="0" w:color="000000"/>
                    <w:left w:val="nil"/>
                    <w:bottom w:val="single" w:sz="4" w:space="0" w:color="000000"/>
                    <w:right w:val="single" w:sz="4" w:space="0" w:color="000000"/>
                  </w:tcBorders>
                  <w:vAlign w:val="center"/>
                </w:tcPr>
                <w:p w14:paraId="5B8DB402"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2</w:t>
                  </w:r>
                </w:p>
              </w:tc>
              <w:tc>
                <w:tcPr>
                  <w:tcW w:w="389" w:type="dxa"/>
                  <w:tcBorders>
                    <w:top w:val="single" w:sz="4" w:space="0" w:color="000000"/>
                    <w:left w:val="nil"/>
                    <w:bottom w:val="single" w:sz="4" w:space="0" w:color="000000"/>
                    <w:right w:val="single" w:sz="4" w:space="0" w:color="000000"/>
                  </w:tcBorders>
                  <w:vAlign w:val="center"/>
                </w:tcPr>
                <w:p w14:paraId="5B8DB403"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3</w:t>
                  </w:r>
                </w:p>
              </w:tc>
              <w:tc>
                <w:tcPr>
                  <w:tcW w:w="389" w:type="dxa"/>
                  <w:tcBorders>
                    <w:top w:val="single" w:sz="4" w:space="0" w:color="000000"/>
                    <w:left w:val="nil"/>
                    <w:bottom w:val="single" w:sz="4" w:space="0" w:color="000000"/>
                    <w:right w:val="single" w:sz="4" w:space="0" w:color="000000"/>
                  </w:tcBorders>
                  <w:vAlign w:val="center"/>
                </w:tcPr>
                <w:p w14:paraId="5B8DB404"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4</w:t>
                  </w:r>
                </w:p>
              </w:tc>
              <w:tc>
                <w:tcPr>
                  <w:tcW w:w="389" w:type="dxa"/>
                  <w:tcBorders>
                    <w:top w:val="single" w:sz="4" w:space="0" w:color="000000"/>
                    <w:left w:val="nil"/>
                    <w:bottom w:val="single" w:sz="4" w:space="0" w:color="000000"/>
                    <w:right w:val="single" w:sz="4" w:space="0" w:color="000000"/>
                  </w:tcBorders>
                  <w:vAlign w:val="center"/>
                </w:tcPr>
                <w:p w14:paraId="5B8DB405"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5</w:t>
                  </w:r>
                </w:p>
              </w:tc>
              <w:tc>
                <w:tcPr>
                  <w:tcW w:w="390" w:type="dxa"/>
                  <w:tcBorders>
                    <w:top w:val="single" w:sz="4" w:space="0" w:color="000000"/>
                    <w:left w:val="nil"/>
                    <w:bottom w:val="single" w:sz="4" w:space="0" w:color="000000"/>
                    <w:right w:val="single" w:sz="4" w:space="0" w:color="000000"/>
                  </w:tcBorders>
                  <w:vAlign w:val="center"/>
                </w:tcPr>
                <w:p w14:paraId="5B8DB406"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6</w:t>
                  </w:r>
                </w:p>
              </w:tc>
              <w:tc>
                <w:tcPr>
                  <w:tcW w:w="390" w:type="dxa"/>
                  <w:tcBorders>
                    <w:top w:val="single" w:sz="4" w:space="0" w:color="000000"/>
                    <w:left w:val="nil"/>
                    <w:bottom w:val="single" w:sz="4" w:space="0" w:color="000000"/>
                    <w:right w:val="single" w:sz="4" w:space="0" w:color="000000"/>
                  </w:tcBorders>
                  <w:vAlign w:val="center"/>
                </w:tcPr>
                <w:p w14:paraId="5B8DB407"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7</w:t>
                  </w:r>
                </w:p>
              </w:tc>
              <w:tc>
                <w:tcPr>
                  <w:tcW w:w="390" w:type="dxa"/>
                  <w:tcBorders>
                    <w:top w:val="single" w:sz="4" w:space="0" w:color="000000"/>
                    <w:left w:val="nil"/>
                    <w:bottom w:val="single" w:sz="4" w:space="0" w:color="000000"/>
                    <w:right w:val="single" w:sz="4" w:space="0" w:color="000000"/>
                  </w:tcBorders>
                  <w:vAlign w:val="center"/>
                </w:tcPr>
                <w:p w14:paraId="5B8DB408"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8</w:t>
                  </w:r>
                </w:p>
              </w:tc>
              <w:tc>
                <w:tcPr>
                  <w:tcW w:w="390" w:type="dxa"/>
                  <w:tcBorders>
                    <w:top w:val="single" w:sz="4" w:space="0" w:color="000000"/>
                    <w:left w:val="nil"/>
                    <w:bottom w:val="single" w:sz="4" w:space="0" w:color="000000"/>
                    <w:right w:val="single" w:sz="4" w:space="0" w:color="000000"/>
                  </w:tcBorders>
                  <w:vAlign w:val="center"/>
                </w:tcPr>
                <w:p w14:paraId="5B8DB409"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9</w:t>
                  </w:r>
                </w:p>
              </w:tc>
              <w:tc>
                <w:tcPr>
                  <w:tcW w:w="390" w:type="dxa"/>
                  <w:tcBorders>
                    <w:top w:val="single" w:sz="4" w:space="0" w:color="000000"/>
                    <w:left w:val="nil"/>
                    <w:bottom w:val="single" w:sz="4" w:space="0" w:color="000000"/>
                    <w:right w:val="single" w:sz="4" w:space="0" w:color="000000"/>
                  </w:tcBorders>
                  <w:vAlign w:val="center"/>
                </w:tcPr>
                <w:p w14:paraId="5B8DB40A"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10</w:t>
                  </w:r>
                </w:p>
              </w:tc>
              <w:tc>
                <w:tcPr>
                  <w:tcW w:w="390" w:type="dxa"/>
                  <w:tcBorders>
                    <w:top w:val="single" w:sz="4" w:space="0" w:color="000000"/>
                    <w:left w:val="nil"/>
                    <w:bottom w:val="single" w:sz="4" w:space="0" w:color="000000"/>
                    <w:right w:val="single" w:sz="4" w:space="0" w:color="000000"/>
                  </w:tcBorders>
                  <w:vAlign w:val="center"/>
                </w:tcPr>
                <w:p w14:paraId="5B8DB40B"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11</w:t>
                  </w:r>
                </w:p>
              </w:tc>
              <w:tc>
                <w:tcPr>
                  <w:tcW w:w="390" w:type="dxa"/>
                  <w:tcBorders>
                    <w:top w:val="single" w:sz="4" w:space="0" w:color="000000"/>
                    <w:left w:val="nil"/>
                    <w:bottom w:val="single" w:sz="4" w:space="0" w:color="000000"/>
                    <w:right w:val="single" w:sz="4" w:space="0" w:color="000000"/>
                  </w:tcBorders>
                  <w:vAlign w:val="center"/>
                </w:tcPr>
                <w:p w14:paraId="5B8DB40C"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12</w:t>
                  </w:r>
                </w:p>
              </w:tc>
              <w:tc>
                <w:tcPr>
                  <w:tcW w:w="390" w:type="dxa"/>
                  <w:tcBorders>
                    <w:top w:val="single" w:sz="4" w:space="0" w:color="000000"/>
                    <w:left w:val="nil"/>
                    <w:bottom w:val="single" w:sz="4" w:space="0" w:color="000000"/>
                    <w:right w:val="single" w:sz="4" w:space="0" w:color="000000"/>
                  </w:tcBorders>
                  <w:vAlign w:val="center"/>
                </w:tcPr>
                <w:p w14:paraId="5B8DB40D"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13</w:t>
                  </w:r>
                </w:p>
              </w:tc>
              <w:tc>
                <w:tcPr>
                  <w:tcW w:w="390" w:type="dxa"/>
                  <w:tcBorders>
                    <w:top w:val="single" w:sz="4" w:space="0" w:color="000000"/>
                    <w:left w:val="nil"/>
                    <w:bottom w:val="single" w:sz="4" w:space="0" w:color="000000"/>
                    <w:right w:val="single" w:sz="4" w:space="0" w:color="000000"/>
                  </w:tcBorders>
                  <w:vAlign w:val="center"/>
                </w:tcPr>
                <w:p w14:paraId="5B8DB40E"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14</w:t>
                  </w:r>
                </w:p>
              </w:tc>
              <w:tc>
                <w:tcPr>
                  <w:tcW w:w="390" w:type="dxa"/>
                  <w:tcBorders>
                    <w:top w:val="single" w:sz="4" w:space="0" w:color="000000"/>
                    <w:left w:val="nil"/>
                    <w:bottom w:val="single" w:sz="4" w:space="0" w:color="000000"/>
                    <w:right w:val="single" w:sz="4" w:space="0" w:color="000000"/>
                  </w:tcBorders>
                  <w:vAlign w:val="center"/>
                </w:tcPr>
                <w:p w14:paraId="5B8DB40F"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15</w:t>
                  </w:r>
                </w:p>
              </w:tc>
              <w:tc>
                <w:tcPr>
                  <w:tcW w:w="390" w:type="dxa"/>
                  <w:tcBorders>
                    <w:top w:val="single" w:sz="4" w:space="0" w:color="000000"/>
                    <w:left w:val="nil"/>
                    <w:bottom w:val="single" w:sz="4" w:space="0" w:color="000000"/>
                    <w:right w:val="single" w:sz="4" w:space="0" w:color="000000"/>
                  </w:tcBorders>
                  <w:vAlign w:val="center"/>
                </w:tcPr>
                <w:p w14:paraId="5B8DB410" w14:textId="77777777" w:rsidR="000D7266" w:rsidRDefault="008B258B">
                  <w:pPr>
                    <w:spacing w:after="0" w:line="240" w:lineRule="auto"/>
                    <w:jc w:val="center"/>
                    <w:rPr>
                      <w:rFonts w:ascii="Calibri" w:eastAsia="Calibri" w:hAnsi="Calibri" w:cs="Calibri"/>
                      <w:color w:val="000000"/>
                      <w:sz w:val="22"/>
                      <w:szCs w:val="22"/>
                    </w:rPr>
                  </w:pPr>
                  <w:r>
                    <w:rPr>
                      <w:rFonts w:ascii="Calibri" w:eastAsia="Calibri" w:hAnsi="Calibri" w:cs="Calibri"/>
                      <w:color w:val="000000"/>
                      <w:sz w:val="22"/>
                      <w:szCs w:val="22"/>
                    </w:rPr>
                    <w:t>Semana 16</w:t>
                  </w:r>
                </w:p>
              </w:tc>
            </w:tr>
            <w:tr w:rsidR="000D7266" w14:paraId="5B8DB423" w14:textId="77777777" w:rsidTr="00FA4525">
              <w:trPr>
                <w:trHeight w:val="285"/>
              </w:trPr>
              <w:tc>
                <w:tcPr>
                  <w:tcW w:w="2033" w:type="dxa"/>
                  <w:tcBorders>
                    <w:top w:val="nil"/>
                    <w:left w:val="single" w:sz="4" w:space="0" w:color="000000"/>
                    <w:bottom w:val="single" w:sz="4" w:space="0" w:color="000000"/>
                    <w:right w:val="single" w:sz="4" w:space="0" w:color="000000"/>
                  </w:tcBorders>
                  <w:vAlign w:val="bottom"/>
                </w:tcPr>
                <w:p w14:paraId="5B8DB41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1</w:t>
                  </w:r>
                </w:p>
              </w:tc>
              <w:tc>
                <w:tcPr>
                  <w:tcW w:w="389" w:type="dxa"/>
                  <w:tcBorders>
                    <w:top w:val="nil"/>
                    <w:left w:val="nil"/>
                    <w:bottom w:val="single" w:sz="4" w:space="0" w:color="000000"/>
                    <w:right w:val="single" w:sz="4" w:space="0" w:color="000000"/>
                  </w:tcBorders>
                  <w:shd w:val="clear" w:color="auto" w:fill="FFFF00"/>
                  <w:vAlign w:val="bottom"/>
                </w:tcPr>
                <w:p w14:paraId="5B8DB413" w14:textId="54E94CB4"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14" w14:textId="71B20150" w:rsidR="000D7266" w:rsidRPr="00FA4525" w:rsidRDefault="000D7266">
                  <w:pPr>
                    <w:spacing w:after="0" w:line="240" w:lineRule="auto"/>
                    <w:rPr>
                      <w:rFonts w:ascii="Calibri" w:eastAsia="Calibri" w:hAnsi="Calibri" w:cs="Calibri"/>
                      <w:color w:val="000000"/>
                      <w:sz w:val="22"/>
                      <w:szCs w:val="22"/>
                      <w:highlight w:val="yellow"/>
                    </w:rPr>
                  </w:pPr>
                </w:p>
              </w:tc>
              <w:tc>
                <w:tcPr>
                  <w:tcW w:w="389" w:type="dxa"/>
                  <w:tcBorders>
                    <w:top w:val="nil"/>
                    <w:left w:val="nil"/>
                    <w:bottom w:val="single" w:sz="4" w:space="0" w:color="000000"/>
                    <w:right w:val="single" w:sz="4" w:space="0" w:color="000000"/>
                  </w:tcBorders>
                  <w:shd w:val="clear" w:color="auto" w:fill="FFFF00"/>
                  <w:vAlign w:val="bottom"/>
                </w:tcPr>
                <w:p w14:paraId="5B8DB415" w14:textId="5B91568B" w:rsidR="000D7266" w:rsidRPr="00FA4525" w:rsidRDefault="000D7266">
                  <w:pPr>
                    <w:spacing w:after="0" w:line="240" w:lineRule="auto"/>
                    <w:rPr>
                      <w:rFonts w:ascii="Calibri" w:eastAsia="Calibri" w:hAnsi="Calibri" w:cs="Calibri"/>
                      <w:color w:val="000000"/>
                      <w:sz w:val="22"/>
                      <w:szCs w:val="22"/>
                      <w:highlight w:val="yellow"/>
                    </w:rPr>
                  </w:pPr>
                </w:p>
              </w:tc>
              <w:tc>
                <w:tcPr>
                  <w:tcW w:w="389" w:type="dxa"/>
                  <w:tcBorders>
                    <w:top w:val="nil"/>
                    <w:left w:val="nil"/>
                    <w:bottom w:val="single" w:sz="4" w:space="0" w:color="000000"/>
                    <w:right w:val="single" w:sz="4" w:space="0" w:color="000000"/>
                  </w:tcBorders>
                  <w:vAlign w:val="bottom"/>
                </w:tcPr>
                <w:p w14:paraId="5B8DB416" w14:textId="38077FB1"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17" w14:textId="4AC6646D"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8" w14:textId="63B5A6A1"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9" w14:textId="392BE3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A" w14:textId="6F841523"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B" w14:textId="3AE1479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C" w14:textId="057D819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D" w14:textId="3F0387CC"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E" w14:textId="2CB536C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1F" w14:textId="41FD47B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0" w14:textId="2B99AFE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1" w14:textId="2D0B75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2" w14:textId="0E3547AD" w:rsidR="000D7266" w:rsidRDefault="000D7266">
                  <w:pPr>
                    <w:spacing w:after="0" w:line="240" w:lineRule="auto"/>
                    <w:rPr>
                      <w:rFonts w:ascii="Calibri" w:eastAsia="Calibri" w:hAnsi="Calibri" w:cs="Calibri"/>
                      <w:color w:val="000000"/>
                      <w:sz w:val="22"/>
                      <w:szCs w:val="22"/>
                    </w:rPr>
                  </w:pPr>
                </w:p>
              </w:tc>
            </w:tr>
            <w:tr w:rsidR="000D7266" w14:paraId="5B8DB435" w14:textId="77777777" w:rsidTr="00B04CFF">
              <w:trPr>
                <w:trHeight w:val="285"/>
              </w:trPr>
              <w:tc>
                <w:tcPr>
                  <w:tcW w:w="2033" w:type="dxa"/>
                  <w:tcBorders>
                    <w:top w:val="nil"/>
                    <w:left w:val="single" w:sz="4" w:space="0" w:color="000000"/>
                    <w:bottom w:val="single" w:sz="4" w:space="0" w:color="000000"/>
                    <w:right w:val="single" w:sz="4" w:space="0" w:color="000000"/>
                  </w:tcBorders>
                  <w:vAlign w:val="bottom"/>
                </w:tcPr>
                <w:p w14:paraId="5B8DB42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2</w:t>
                  </w:r>
                </w:p>
              </w:tc>
              <w:tc>
                <w:tcPr>
                  <w:tcW w:w="389" w:type="dxa"/>
                  <w:tcBorders>
                    <w:top w:val="nil"/>
                    <w:left w:val="nil"/>
                    <w:bottom w:val="single" w:sz="4" w:space="0" w:color="000000"/>
                    <w:right w:val="single" w:sz="4" w:space="0" w:color="000000"/>
                  </w:tcBorders>
                  <w:vAlign w:val="bottom"/>
                </w:tcPr>
                <w:p w14:paraId="5B8DB425" w14:textId="4DAFFE4A"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26" w14:textId="6614F961"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7" w14:textId="1EB20C95"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8" w14:textId="52DDB693"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shd w:val="clear" w:color="auto" w:fill="FFFF00"/>
                  <w:vAlign w:val="bottom"/>
                </w:tcPr>
                <w:p w14:paraId="5B8DB429" w14:textId="7788B6E7"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2A" w14:textId="6AE53E0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B" w14:textId="7DA981C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C" w14:textId="15306BF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D" w14:textId="6BF42177"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E" w14:textId="28B6129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2F" w14:textId="01760BF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0" w14:textId="430DBF7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1" w14:textId="3E7C567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2" w14:textId="62FDD25E"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3" w14:textId="3EEE9CB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34" w14:textId="3D6AA2A6" w:rsidR="000D7266" w:rsidRDefault="000D7266">
                  <w:pPr>
                    <w:spacing w:after="0" w:line="240" w:lineRule="auto"/>
                    <w:rPr>
                      <w:rFonts w:ascii="Calibri" w:eastAsia="Calibri" w:hAnsi="Calibri" w:cs="Calibri"/>
                      <w:color w:val="000000"/>
                      <w:sz w:val="22"/>
                      <w:szCs w:val="22"/>
                    </w:rPr>
                  </w:pPr>
                </w:p>
              </w:tc>
            </w:tr>
            <w:tr w:rsidR="000D7266" w14:paraId="5B8DB447" w14:textId="77777777" w:rsidTr="00AB3A12">
              <w:trPr>
                <w:trHeight w:val="285"/>
              </w:trPr>
              <w:tc>
                <w:tcPr>
                  <w:tcW w:w="2033" w:type="dxa"/>
                  <w:tcBorders>
                    <w:top w:val="nil"/>
                    <w:left w:val="single" w:sz="4" w:space="0" w:color="000000"/>
                    <w:bottom w:val="single" w:sz="4" w:space="0" w:color="000000"/>
                    <w:right w:val="single" w:sz="4" w:space="0" w:color="000000"/>
                  </w:tcBorders>
                  <w:vAlign w:val="bottom"/>
                </w:tcPr>
                <w:p w14:paraId="5B8DB436" w14:textId="20A595DF" w:rsidR="000D7266"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3</w:t>
                  </w:r>
                </w:p>
              </w:tc>
              <w:tc>
                <w:tcPr>
                  <w:tcW w:w="389" w:type="dxa"/>
                  <w:tcBorders>
                    <w:top w:val="nil"/>
                    <w:left w:val="nil"/>
                    <w:bottom w:val="single" w:sz="4" w:space="0" w:color="000000"/>
                    <w:right w:val="single" w:sz="4" w:space="0" w:color="000000"/>
                  </w:tcBorders>
                  <w:vAlign w:val="bottom"/>
                </w:tcPr>
                <w:p w14:paraId="5B8DB437" w14:textId="6C66E7C0"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8" w14:textId="787645F6"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9" w14:textId="494F0B6E"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A" w14:textId="3B4B0D6E"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3B" w14:textId="2543F64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3C" w14:textId="12396BE8"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5B8DB43D" w14:textId="2B3E5B18"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5B8DB43E" w14:textId="2F99682D" w:rsidR="000D7266" w:rsidRPr="00AB3A12" w:rsidRDefault="000D7266">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vAlign w:val="bottom"/>
                </w:tcPr>
                <w:p w14:paraId="5B8DB43F" w14:textId="678C441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0" w14:textId="4E38792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1" w14:textId="78DCEB36"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2" w14:textId="07704392"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3" w14:textId="6DC3B128"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4" w14:textId="55EFDB7A"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5" w14:textId="729EECD0"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6" w14:textId="73BB46FA" w:rsidR="000D7266" w:rsidRDefault="000D7266">
                  <w:pPr>
                    <w:spacing w:after="0" w:line="240" w:lineRule="auto"/>
                    <w:rPr>
                      <w:rFonts w:ascii="Calibri" w:eastAsia="Calibri" w:hAnsi="Calibri" w:cs="Calibri"/>
                      <w:color w:val="000000"/>
                      <w:sz w:val="22"/>
                      <w:szCs w:val="22"/>
                    </w:rPr>
                  </w:pPr>
                </w:p>
              </w:tc>
            </w:tr>
            <w:tr w:rsidR="000D7266" w14:paraId="5B8DB459" w14:textId="77777777" w:rsidTr="00AB3A12">
              <w:trPr>
                <w:trHeight w:val="285"/>
              </w:trPr>
              <w:tc>
                <w:tcPr>
                  <w:tcW w:w="2033" w:type="dxa"/>
                  <w:tcBorders>
                    <w:top w:val="nil"/>
                    <w:left w:val="single" w:sz="4" w:space="0" w:color="000000"/>
                    <w:bottom w:val="single" w:sz="4" w:space="0" w:color="000000"/>
                    <w:right w:val="single" w:sz="4" w:space="0" w:color="000000"/>
                  </w:tcBorders>
                  <w:vAlign w:val="bottom"/>
                </w:tcPr>
                <w:p w14:paraId="5B8DB448" w14:textId="44984541" w:rsidR="000D7266"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4</w:t>
                  </w:r>
                </w:p>
              </w:tc>
              <w:tc>
                <w:tcPr>
                  <w:tcW w:w="389" w:type="dxa"/>
                  <w:tcBorders>
                    <w:top w:val="nil"/>
                    <w:left w:val="nil"/>
                    <w:bottom w:val="single" w:sz="4" w:space="0" w:color="000000"/>
                    <w:right w:val="single" w:sz="4" w:space="0" w:color="000000"/>
                  </w:tcBorders>
                  <w:vAlign w:val="bottom"/>
                </w:tcPr>
                <w:p w14:paraId="5B8DB449" w14:textId="2625F13A"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A" w14:textId="61341567"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B" w14:textId="4A9F6D62"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C" w14:textId="612B0659" w:rsidR="000D7266" w:rsidRDefault="000D7266">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B8DB44D" w14:textId="46AC75A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E" w14:textId="145CC98A"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4F" w14:textId="11A8D0BE"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0" w14:textId="1A7E626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1" w14:textId="0A347BC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2" w14:textId="623AF0CB"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3" w14:textId="10D54EC1"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5B8DB454" w14:textId="3FED61F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5" w14:textId="68B3AD34"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6" w14:textId="2CCA51DF"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7" w14:textId="16AE0389" w:rsidR="000D7266" w:rsidRDefault="000D7266">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5B8DB458" w14:textId="42D5947B" w:rsidR="000D7266" w:rsidRDefault="000D7266">
                  <w:pPr>
                    <w:spacing w:after="0" w:line="240" w:lineRule="auto"/>
                    <w:rPr>
                      <w:rFonts w:ascii="Calibri" w:eastAsia="Calibri" w:hAnsi="Calibri" w:cs="Calibri"/>
                      <w:color w:val="000000"/>
                      <w:sz w:val="22"/>
                      <w:szCs w:val="22"/>
                    </w:rPr>
                  </w:pPr>
                </w:p>
              </w:tc>
            </w:tr>
            <w:tr w:rsidR="0008769A" w14:paraId="300F36B1" w14:textId="77777777" w:rsidTr="00467EEA">
              <w:trPr>
                <w:trHeight w:val="285"/>
              </w:trPr>
              <w:tc>
                <w:tcPr>
                  <w:tcW w:w="2033" w:type="dxa"/>
                  <w:tcBorders>
                    <w:top w:val="nil"/>
                    <w:left w:val="single" w:sz="4" w:space="0" w:color="000000"/>
                    <w:bottom w:val="single" w:sz="4" w:space="0" w:color="000000"/>
                    <w:right w:val="single" w:sz="4" w:space="0" w:color="000000"/>
                  </w:tcBorders>
                  <w:vAlign w:val="bottom"/>
                </w:tcPr>
                <w:p w14:paraId="7292CA26" w14:textId="4C8C7CB0" w:rsidR="0008769A" w:rsidRDefault="0008769A">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Actividad 5</w:t>
                  </w:r>
                </w:p>
              </w:tc>
              <w:tc>
                <w:tcPr>
                  <w:tcW w:w="389" w:type="dxa"/>
                  <w:tcBorders>
                    <w:top w:val="nil"/>
                    <w:left w:val="nil"/>
                    <w:bottom w:val="single" w:sz="4" w:space="0" w:color="000000"/>
                    <w:right w:val="single" w:sz="4" w:space="0" w:color="000000"/>
                  </w:tcBorders>
                  <w:vAlign w:val="bottom"/>
                </w:tcPr>
                <w:p w14:paraId="04620B52"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4058F17A"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2F34A100"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11114203" w14:textId="77777777" w:rsidR="0008769A" w:rsidRDefault="0008769A">
                  <w:pPr>
                    <w:spacing w:after="0" w:line="240" w:lineRule="auto"/>
                    <w:rPr>
                      <w:rFonts w:ascii="Calibri" w:eastAsia="Calibri" w:hAnsi="Calibri" w:cs="Calibri"/>
                      <w:color w:val="000000"/>
                      <w:sz w:val="22"/>
                      <w:szCs w:val="22"/>
                    </w:rPr>
                  </w:pPr>
                </w:p>
              </w:tc>
              <w:tc>
                <w:tcPr>
                  <w:tcW w:w="389" w:type="dxa"/>
                  <w:tcBorders>
                    <w:top w:val="nil"/>
                    <w:left w:val="nil"/>
                    <w:bottom w:val="single" w:sz="4" w:space="0" w:color="000000"/>
                    <w:right w:val="single" w:sz="4" w:space="0" w:color="000000"/>
                  </w:tcBorders>
                  <w:vAlign w:val="bottom"/>
                </w:tcPr>
                <w:p w14:paraId="5E1E2BBA"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6807914"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9B1CD6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4522D4A5"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6444960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363D884E"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71A2DD6B"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10153DD9"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shd w:val="clear" w:color="auto" w:fill="FFFF00"/>
                  <w:vAlign w:val="bottom"/>
                </w:tcPr>
                <w:p w14:paraId="19F25792" w14:textId="0970B85D" w:rsidR="0008769A" w:rsidRPr="00681BA3" w:rsidRDefault="0008769A">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shd w:val="clear" w:color="auto" w:fill="FFFF00"/>
                  <w:vAlign w:val="bottom"/>
                </w:tcPr>
                <w:p w14:paraId="01163630" w14:textId="7D92F292" w:rsidR="0008769A" w:rsidRPr="00681BA3" w:rsidRDefault="0008769A">
                  <w:pPr>
                    <w:spacing w:after="0" w:line="240" w:lineRule="auto"/>
                    <w:rPr>
                      <w:rFonts w:ascii="Calibri" w:eastAsia="Calibri" w:hAnsi="Calibri" w:cs="Calibri"/>
                      <w:color w:val="000000"/>
                      <w:sz w:val="22"/>
                      <w:szCs w:val="22"/>
                      <w:highlight w:val="yellow"/>
                    </w:rPr>
                  </w:pPr>
                </w:p>
              </w:tc>
              <w:tc>
                <w:tcPr>
                  <w:tcW w:w="390" w:type="dxa"/>
                  <w:tcBorders>
                    <w:top w:val="nil"/>
                    <w:left w:val="nil"/>
                    <w:bottom w:val="single" w:sz="4" w:space="0" w:color="000000"/>
                    <w:right w:val="single" w:sz="4" w:space="0" w:color="000000"/>
                  </w:tcBorders>
                  <w:vAlign w:val="bottom"/>
                </w:tcPr>
                <w:p w14:paraId="4C29811D" w14:textId="77777777" w:rsidR="0008769A" w:rsidRDefault="0008769A">
                  <w:pPr>
                    <w:spacing w:after="0" w:line="240" w:lineRule="auto"/>
                    <w:rPr>
                      <w:rFonts w:ascii="Calibri" w:eastAsia="Calibri" w:hAnsi="Calibri" w:cs="Calibri"/>
                      <w:color w:val="000000"/>
                      <w:sz w:val="22"/>
                      <w:szCs w:val="22"/>
                    </w:rPr>
                  </w:pPr>
                </w:p>
              </w:tc>
              <w:tc>
                <w:tcPr>
                  <w:tcW w:w="390" w:type="dxa"/>
                  <w:tcBorders>
                    <w:top w:val="nil"/>
                    <w:left w:val="nil"/>
                    <w:bottom w:val="single" w:sz="4" w:space="0" w:color="000000"/>
                    <w:right w:val="single" w:sz="4" w:space="0" w:color="000000"/>
                  </w:tcBorders>
                  <w:vAlign w:val="bottom"/>
                </w:tcPr>
                <w:p w14:paraId="6F4B1FC8" w14:textId="77777777" w:rsidR="0008769A" w:rsidRDefault="0008769A">
                  <w:pPr>
                    <w:spacing w:after="0" w:line="240" w:lineRule="auto"/>
                    <w:rPr>
                      <w:rFonts w:ascii="Calibri" w:eastAsia="Calibri" w:hAnsi="Calibri" w:cs="Calibri"/>
                      <w:color w:val="000000"/>
                      <w:sz w:val="22"/>
                      <w:szCs w:val="22"/>
                    </w:rPr>
                  </w:pPr>
                </w:p>
              </w:tc>
            </w:tr>
            <w:tr w:rsidR="000D7266" w14:paraId="5B8DB46B" w14:textId="77777777">
              <w:trPr>
                <w:trHeight w:val="285"/>
              </w:trPr>
              <w:tc>
                <w:tcPr>
                  <w:tcW w:w="2033" w:type="dxa"/>
                  <w:tcBorders>
                    <w:top w:val="nil"/>
                    <w:left w:val="single" w:sz="4" w:space="0" w:color="000000"/>
                    <w:bottom w:val="single" w:sz="4" w:space="0" w:color="000000"/>
                    <w:right w:val="single" w:sz="4" w:space="0" w:color="000000"/>
                  </w:tcBorders>
                  <w:vAlign w:val="bottom"/>
                </w:tcPr>
                <w:p w14:paraId="5B8DB45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sz w:val="22"/>
                      <w:szCs w:val="22"/>
                    </w:rPr>
                    <w:t>Defensa UIC</w:t>
                  </w:r>
                </w:p>
              </w:tc>
              <w:tc>
                <w:tcPr>
                  <w:tcW w:w="389" w:type="dxa"/>
                  <w:tcBorders>
                    <w:top w:val="nil"/>
                    <w:left w:val="nil"/>
                    <w:bottom w:val="single" w:sz="4" w:space="0" w:color="000000"/>
                    <w:right w:val="single" w:sz="4" w:space="0" w:color="000000"/>
                  </w:tcBorders>
                  <w:vAlign w:val="bottom"/>
                </w:tcPr>
                <w:p w14:paraId="5B8DB45B"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D"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E"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5F"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0"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1"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3"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5"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6"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7"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8"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shd w:val="clear" w:color="auto" w:fill="FFFF00"/>
                  <w:vAlign w:val="bottom"/>
                </w:tcPr>
                <w:p w14:paraId="5B8DB469"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6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r>
            <w:tr w:rsidR="000D7266" w14:paraId="5B8DB47D" w14:textId="77777777">
              <w:trPr>
                <w:trHeight w:val="285"/>
              </w:trPr>
              <w:tc>
                <w:tcPr>
                  <w:tcW w:w="2033" w:type="dxa"/>
                  <w:tcBorders>
                    <w:top w:val="nil"/>
                    <w:left w:val="single" w:sz="4" w:space="0" w:color="000000"/>
                    <w:bottom w:val="single" w:sz="4" w:space="0" w:color="000000"/>
                    <w:right w:val="single" w:sz="4" w:space="0" w:color="000000"/>
                  </w:tcBorders>
                  <w:vAlign w:val="bottom"/>
                </w:tcPr>
                <w:p w14:paraId="5B8DB46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sz w:val="22"/>
                      <w:szCs w:val="22"/>
                    </w:rPr>
                    <w:t>Trámites administrativos</w:t>
                  </w:r>
                </w:p>
              </w:tc>
              <w:tc>
                <w:tcPr>
                  <w:tcW w:w="389" w:type="dxa"/>
                  <w:tcBorders>
                    <w:top w:val="nil"/>
                    <w:left w:val="nil"/>
                    <w:bottom w:val="single" w:sz="4" w:space="0" w:color="000000"/>
                    <w:right w:val="single" w:sz="4" w:space="0" w:color="000000"/>
                  </w:tcBorders>
                  <w:vAlign w:val="bottom"/>
                </w:tcPr>
                <w:p w14:paraId="5B8DB46D"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6E"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6F"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70"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89" w:type="dxa"/>
                  <w:tcBorders>
                    <w:top w:val="nil"/>
                    <w:left w:val="nil"/>
                    <w:bottom w:val="single" w:sz="4" w:space="0" w:color="000000"/>
                    <w:right w:val="single" w:sz="4" w:space="0" w:color="000000"/>
                  </w:tcBorders>
                  <w:vAlign w:val="bottom"/>
                </w:tcPr>
                <w:p w14:paraId="5B8DB471"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2"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3"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4"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5"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6"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7"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8"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9"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A"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vAlign w:val="bottom"/>
                </w:tcPr>
                <w:p w14:paraId="5B8DB47B"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c>
                <w:tcPr>
                  <w:tcW w:w="390" w:type="dxa"/>
                  <w:tcBorders>
                    <w:top w:val="nil"/>
                    <w:left w:val="nil"/>
                    <w:bottom w:val="single" w:sz="4" w:space="0" w:color="000000"/>
                    <w:right w:val="single" w:sz="4" w:space="0" w:color="000000"/>
                  </w:tcBorders>
                  <w:shd w:val="clear" w:color="auto" w:fill="FFFF00"/>
                  <w:vAlign w:val="bottom"/>
                </w:tcPr>
                <w:p w14:paraId="5B8DB47C" w14:textId="77777777" w:rsidR="000D7266" w:rsidRDefault="008B258B">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w:t>
                  </w:r>
                </w:p>
              </w:tc>
            </w:tr>
          </w:tbl>
          <w:p w14:paraId="5B8DB47E" w14:textId="77777777" w:rsidR="000D7266" w:rsidRDefault="000D7266">
            <w:pPr>
              <w:pBdr>
                <w:top w:val="nil"/>
                <w:left w:val="nil"/>
                <w:bottom w:val="nil"/>
                <w:right w:val="nil"/>
                <w:between w:val="nil"/>
              </w:pBdr>
              <w:spacing w:line="259" w:lineRule="auto"/>
              <w:ind w:left="360"/>
              <w:rPr>
                <w:color w:val="000000"/>
              </w:rPr>
            </w:pPr>
          </w:p>
          <w:p w14:paraId="5B8DB480" w14:textId="446ADFF2" w:rsidR="000D7266" w:rsidRDefault="008B258B" w:rsidP="008B258B">
            <w:pPr>
              <w:pBdr>
                <w:top w:val="nil"/>
                <w:left w:val="nil"/>
                <w:bottom w:val="nil"/>
                <w:right w:val="nil"/>
                <w:between w:val="nil"/>
              </w:pBdr>
              <w:spacing w:line="259" w:lineRule="auto"/>
              <w:ind w:left="360"/>
              <w:rPr>
                <w:color w:val="000000"/>
              </w:rPr>
            </w:pPr>
            <w:r>
              <w:t>P</w:t>
            </w:r>
            <w:r>
              <w:rPr>
                <w:color w:val="000000"/>
              </w:rPr>
              <w:t xml:space="preserve">ara realizar las dos últimas </w:t>
            </w:r>
            <w:r>
              <w:t xml:space="preserve">actividades del cronograma </w:t>
            </w:r>
            <w:r>
              <w:rPr>
                <w:color w:val="000000"/>
              </w:rPr>
              <w:t>debe haber concluido su tra</w:t>
            </w:r>
            <w:r>
              <w:t>bajo de integración curricular.</w:t>
            </w:r>
            <w:r>
              <w:rPr>
                <w:color w:val="000000"/>
              </w:rPr>
              <w:t xml:space="preserve"> </w:t>
            </w:r>
          </w:p>
        </w:tc>
      </w:tr>
    </w:tbl>
    <w:p w14:paraId="5B8DB482" w14:textId="77777777" w:rsidR="000D7266" w:rsidRDefault="000D7266"/>
    <w:tbl>
      <w:tblPr>
        <w:tblStyle w:val="a8"/>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484" w14:textId="77777777">
        <w:tc>
          <w:tcPr>
            <w:tcW w:w="8494" w:type="dxa"/>
            <w:tcBorders>
              <w:top w:val="single" w:sz="4" w:space="0" w:color="000000"/>
              <w:bottom w:val="single" w:sz="4" w:space="0" w:color="000000"/>
            </w:tcBorders>
            <w:shd w:val="clear" w:color="auto" w:fill="E7E6E6"/>
          </w:tcPr>
          <w:p w14:paraId="5B8DB483"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t>Referencias</w:t>
            </w:r>
          </w:p>
        </w:tc>
      </w:tr>
      <w:bookmarkStart w:id="2" w:name="Cite_id92_Essential__2016_Condon"/>
      <w:tr w:rsidR="000D7266" w14:paraId="5B8DB486" w14:textId="77777777">
        <w:tc>
          <w:tcPr>
            <w:tcW w:w="8494" w:type="dxa"/>
            <w:tcBorders>
              <w:top w:val="single" w:sz="4" w:space="0" w:color="000000"/>
              <w:left w:val="single" w:sz="4" w:space="0" w:color="000000"/>
              <w:bottom w:val="single" w:sz="4" w:space="0" w:color="000000"/>
              <w:right w:val="single" w:sz="4" w:space="0" w:color="000000"/>
            </w:tcBorders>
          </w:tcPr>
          <w:p w14:paraId="4A0499CD" w14:textId="77777777" w:rsidR="00900399" w:rsidRPr="00900399" w:rsidRDefault="00205C0B" w:rsidP="00900399">
            <w:pPr>
              <w:pStyle w:val="Bibliograf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900399" w:rsidRPr="00900399">
              <w:rPr>
                <w:lang w:val="en-US"/>
              </w:rPr>
              <w:t>[1]</w:t>
            </w:r>
            <w:r w:rsidR="00900399" w:rsidRPr="00900399">
              <w:rPr>
                <w:lang w:val="en-US"/>
              </w:rPr>
              <w:tab/>
              <w:t xml:space="preserve">J. J. Condon y S. J. Ransom, </w:t>
            </w:r>
            <w:r w:rsidR="00900399" w:rsidRPr="00900399">
              <w:rPr>
                <w:i/>
                <w:iCs/>
                <w:lang w:val="en-US"/>
              </w:rPr>
              <w:t>Essential radio astronomy</w:t>
            </w:r>
            <w:r w:rsidR="00900399" w:rsidRPr="00900399">
              <w:rPr>
                <w:lang w:val="en-US"/>
              </w:rPr>
              <w:t>. en Princeton series in modern observational astronomy. Princeton: Princeton university press, 2016.</w:t>
            </w:r>
          </w:p>
          <w:p w14:paraId="2D8D25D1" w14:textId="77777777" w:rsidR="00900399" w:rsidRPr="00900399" w:rsidRDefault="00900399" w:rsidP="00900399">
            <w:pPr>
              <w:pStyle w:val="Bibliografa"/>
              <w:rPr>
                <w:lang w:val="en-US"/>
              </w:rPr>
            </w:pPr>
            <w:bookmarkStart w:id="3" w:name="Cite_id3_Atomic_Hyd_2023_McClure_Gr"/>
            <w:r w:rsidRPr="00900399">
              <w:rPr>
                <w:lang w:val="en-US"/>
              </w:rPr>
              <w:t>[2]</w:t>
            </w:r>
            <w:r w:rsidRPr="00900399">
              <w:rPr>
                <w:lang w:val="en-US"/>
              </w:rPr>
              <w:tab/>
              <w:t xml:space="preserve">N. M. McClure-Griffiths, S. Stanimirovic, y D. R. Rybarczyk, “Atomic Hydrogen in the Milky Way: A Stepping Stone in the Evolution of Galaxies”, el 17 de julio de 2023, </w:t>
            </w:r>
            <w:r w:rsidRPr="00900399">
              <w:rPr>
                <w:i/>
                <w:iCs/>
                <w:lang w:val="en-US"/>
              </w:rPr>
              <w:t>arXiv</w:t>
            </w:r>
            <w:r w:rsidRPr="00900399">
              <w:rPr>
                <w:lang w:val="en-US"/>
              </w:rPr>
              <w:t>: arXiv:2307.08464. doi: 10.48550/arXiv.2307.08464.</w:t>
            </w:r>
            <w:bookmarkEnd w:id="3"/>
          </w:p>
          <w:p w14:paraId="1AF07C53" w14:textId="77777777" w:rsidR="00900399" w:rsidRPr="00900399" w:rsidRDefault="00900399" w:rsidP="00900399">
            <w:pPr>
              <w:pStyle w:val="Bibliografa"/>
              <w:rPr>
                <w:lang w:val="en-US"/>
              </w:rPr>
            </w:pPr>
            <w:bookmarkStart w:id="4" w:name="Cite_id89_Handbook_o_2005_Lorimer"/>
            <w:r w:rsidRPr="00900399">
              <w:rPr>
                <w:lang w:val="en-US"/>
              </w:rPr>
              <w:t>[3]</w:t>
            </w:r>
            <w:r w:rsidRPr="00900399">
              <w:rPr>
                <w:lang w:val="en-US"/>
              </w:rPr>
              <w:tab/>
              <w:t xml:space="preserve">D. Lorimer y M. Kramer, </w:t>
            </w:r>
            <w:r w:rsidRPr="00900399">
              <w:rPr>
                <w:i/>
                <w:iCs/>
                <w:lang w:val="en-US"/>
              </w:rPr>
              <w:t>Handbook of pulsar astronomy</w:t>
            </w:r>
            <w:r w:rsidRPr="00900399">
              <w:rPr>
                <w:lang w:val="en-US"/>
              </w:rPr>
              <w:t>. en Cambridge observing handbooks for research astronomers, no. 4. Cambridge (GB): Cambridge university press, 2005.</w:t>
            </w:r>
            <w:bookmarkEnd w:id="4"/>
          </w:p>
          <w:p w14:paraId="16DE34E0" w14:textId="77777777" w:rsidR="00900399" w:rsidRPr="00900399" w:rsidRDefault="00900399" w:rsidP="00900399">
            <w:pPr>
              <w:pStyle w:val="Bibliografa"/>
              <w:rPr>
                <w:lang w:val="en-US"/>
              </w:rPr>
            </w:pPr>
            <w:bookmarkStart w:id="5" w:name="Cite_id82_Design_and_2024_Gim_nez_Co"/>
            <w:r w:rsidRPr="00900399">
              <w:rPr>
                <w:lang w:val="en-US"/>
              </w:rPr>
              <w:t>[4]</w:t>
            </w:r>
            <w:r w:rsidRPr="00900399">
              <w:rPr>
                <w:lang w:val="en-US"/>
              </w:rPr>
              <w:tab/>
              <w:t xml:space="preserve">F. Giménez-Cordellat, C. Reig, y E. A. Navarro-Camba, “Design and Implementation of a Software Defined Radio-Based Radio Telescope for Hydrogen Line Observation at 1.42 GHz”, el 11 de marzo de 2024, </w:t>
            </w:r>
            <w:r w:rsidRPr="00900399">
              <w:rPr>
                <w:i/>
                <w:iCs/>
                <w:lang w:val="en-US"/>
              </w:rPr>
              <w:t>Preprints</w:t>
            </w:r>
            <w:r w:rsidRPr="00900399">
              <w:rPr>
                <w:lang w:val="en-US"/>
              </w:rPr>
              <w:t>. doi: 10.36227/techrxiv.171018500.03457093/v1.</w:t>
            </w:r>
            <w:bookmarkEnd w:id="5"/>
          </w:p>
          <w:p w14:paraId="659F3C1B" w14:textId="77777777" w:rsidR="00900399" w:rsidRPr="00900399" w:rsidRDefault="00900399" w:rsidP="00900399">
            <w:pPr>
              <w:pStyle w:val="Bibliografa"/>
              <w:rPr>
                <w:lang w:val="en-US"/>
              </w:rPr>
            </w:pPr>
            <w:bookmarkStart w:id="6" w:name="Cite_id101_Spectral_ENoYear_Lara"/>
            <w:r w:rsidRPr="00900399">
              <w:rPr>
                <w:lang w:val="en-US"/>
              </w:rPr>
              <w:t>[5]</w:t>
            </w:r>
            <w:r w:rsidRPr="00900399">
              <w:rPr>
                <w:lang w:val="en-US"/>
              </w:rPr>
              <w:tab/>
              <w:t xml:space="preserve">F. Lara, A. Reyes, D. Altamirano, D. Mena, E. Lopez, y H. Molina, </w:t>
            </w:r>
            <w:r w:rsidRPr="00900399">
              <w:rPr>
                <w:i/>
                <w:iCs/>
                <w:lang w:val="en-US"/>
              </w:rPr>
              <w:t>Spectral Estimation for Hydrogen Line Detection in the Milky Way</w:t>
            </w:r>
            <w:r w:rsidRPr="00900399">
              <w:rPr>
                <w:lang w:val="en-US"/>
              </w:rPr>
              <w:t xml:space="preserve">. </w:t>
            </w:r>
            <w:bookmarkEnd w:id="6"/>
          </w:p>
          <w:p w14:paraId="28D1C3A2" w14:textId="77777777" w:rsidR="00900399" w:rsidRPr="00900399" w:rsidRDefault="00900399" w:rsidP="00900399">
            <w:pPr>
              <w:pStyle w:val="Bibliografa"/>
              <w:rPr>
                <w:lang w:val="en-US"/>
              </w:rPr>
            </w:pPr>
            <w:bookmarkStart w:id="7" w:name="Cite_id102_Quantifyin_2024_Sang"/>
            <w:r w:rsidRPr="00900399">
              <w:rPr>
                <w:lang w:val="en-US"/>
              </w:rPr>
              <w:t>[6]</w:t>
            </w:r>
            <w:r w:rsidRPr="00900399">
              <w:rPr>
                <w:lang w:val="en-US"/>
              </w:rPr>
              <w:tab/>
              <w:t xml:space="preserve">Y. Sang y H.-N. Lin, “Quantifying the randomness and scale invariance of the repeating fast radio bursts”, </w:t>
            </w:r>
            <w:r w:rsidRPr="00900399">
              <w:rPr>
                <w:i/>
                <w:iCs/>
                <w:lang w:val="en-US"/>
              </w:rPr>
              <w:t>Mon. Not. R. Astron. Soc.</w:t>
            </w:r>
            <w:r w:rsidRPr="00900399">
              <w:rPr>
                <w:lang w:val="en-US"/>
              </w:rPr>
              <w:t>, vol. 533, núm. 1, pp. 872–879, ago. 2024, doi: 10.1093/mnras/stae1873.</w:t>
            </w:r>
            <w:bookmarkEnd w:id="7"/>
          </w:p>
          <w:p w14:paraId="124ADFF1" w14:textId="77777777" w:rsidR="00900399" w:rsidRPr="00900399" w:rsidRDefault="00900399" w:rsidP="00900399">
            <w:pPr>
              <w:pStyle w:val="Bibliografa"/>
            </w:pPr>
            <w:bookmarkStart w:id="8" w:name="Cite_id95_SPIDER_radNoYear_NoAuthor"/>
            <w:r w:rsidRPr="00900399">
              <w:rPr>
                <w:lang w:val="en-US"/>
              </w:rPr>
              <w:t>[7]</w:t>
            </w:r>
            <w:r w:rsidRPr="00900399">
              <w:rPr>
                <w:lang w:val="en-US"/>
              </w:rPr>
              <w:tab/>
              <w:t xml:space="preserve">“SPIDER radio telescopes for radio astronomy”, PrimaLuceLab. </w:t>
            </w:r>
            <w:r w:rsidRPr="00900399">
              <w:t>Consultado: el 5 de marzo de 2026. [En línea]. Disponible en: https://www.primalucelab.com/radio-astronomy/radio-telescopes-for-radio-astronomy/</w:t>
            </w:r>
            <w:bookmarkEnd w:id="8"/>
          </w:p>
          <w:p w14:paraId="5D7DDBF8" w14:textId="77777777" w:rsidR="00900399" w:rsidRPr="00900399" w:rsidRDefault="00900399" w:rsidP="00900399">
            <w:pPr>
              <w:pStyle w:val="Bibliografa"/>
            </w:pPr>
            <w:bookmarkStart w:id="9" w:name="Cite_id96_Radio_AstrNoYear_NoAuthor"/>
            <w:r w:rsidRPr="00900399">
              <w:t>[8]</w:t>
            </w:r>
            <w:r w:rsidRPr="00900399">
              <w:tab/>
              <w:t>“Radio Astronomy SDR Applications”. Consultado: el 5 de marzo de 2026. [En línea]. Disponible en: https://www.rfspace.com/RFSPACE/Astronomy.html</w:t>
            </w:r>
            <w:bookmarkEnd w:id="9"/>
          </w:p>
          <w:p w14:paraId="406C9482" w14:textId="77777777" w:rsidR="00900399" w:rsidRPr="00900399" w:rsidRDefault="00900399" w:rsidP="00900399">
            <w:pPr>
              <w:pStyle w:val="Bibliografa"/>
            </w:pPr>
            <w:bookmarkStart w:id="10" w:name="Cite_id108_Receivers_NoYear_NoAuthor"/>
            <w:r w:rsidRPr="00900399">
              <w:t>[9]</w:t>
            </w:r>
            <w:r w:rsidRPr="00900399">
              <w:tab/>
              <w:t>“Receivers for Radio Telescopes”. Consultado: el 5 de marzo de 2026. [En línea]. Disponible en: http://www.stargazing.net/david/radio/receivers.html</w:t>
            </w:r>
            <w:bookmarkEnd w:id="10"/>
          </w:p>
          <w:p w14:paraId="5B8DB485" w14:textId="6AA60D3A" w:rsidR="000D7266" w:rsidRDefault="00205C0B" w:rsidP="001F0688">
            <w:pPr>
              <w:jc w:val="both"/>
              <w:rPr>
                <w:b/>
              </w:rPr>
            </w:pPr>
            <w:r>
              <w:rPr>
                <w:lang w:val="en-US"/>
              </w:rPr>
              <w:fldChar w:fldCharType="end"/>
            </w:r>
            <w:bookmarkEnd w:id="2"/>
          </w:p>
        </w:tc>
      </w:tr>
    </w:tbl>
    <w:p w14:paraId="5B8DB487" w14:textId="77777777" w:rsidR="000D7266" w:rsidRDefault="000D7266"/>
    <w:tbl>
      <w:tblPr>
        <w:tblStyle w:val="a9"/>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4"/>
      </w:tblGrid>
      <w:tr w:rsidR="000D7266" w14:paraId="5B8DB489" w14:textId="77777777">
        <w:tc>
          <w:tcPr>
            <w:tcW w:w="8494" w:type="dxa"/>
            <w:tcBorders>
              <w:top w:val="single" w:sz="4" w:space="0" w:color="000000"/>
              <w:bottom w:val="single" w:sz="4" w:space="0" w:color="000000"/>
            </w:tcBorders>
            <w:shd w:val="clear" w:color="auto" w:fill="E7E6E6"/>
          </w:tcPr>
          <w:p w14:paraId="5B8DB488" w14:textId="77777777" w:rsidR="000D7266" w:rsidRDefault="008B258B">
            <w:pPr>
              <w:numPr>
                <w:ilvl w:val="0"/>
                <w:numId w:val="1"/>
              </w:numPr>
              <w:pBdr>
                <w:top w:val="nil"/>
                <w:left w:val="nil"/>
                <w:bottom w:val="nil"/>
                <w:right w:val="nil"/>
                <w:between w:val="nil"/>
              </w:pBdr>
              <w:spacing w:after="160" w:line="259" w:lineRule="auto"/>
              <w:rPr>
                <w:b/>
                <w:color w:val="000000"/>
              </w:rPr>
            </w:pPr>
            <w:r>
              <w:rPr>
                <w:b/>
                <w:color w:val="000000"/>
              </w:rPr>
              <w:lastRenderedPageBreak/>
              <w:t>Firmas de responsabilidad</w:t>
            </w:r>
          </w:p>
        </w:tc>
      </w:tr>
      <w:tr w:rsidR="000D7266" w14:paraId="5B8DB48B" w14:textId="77777777">
        <w:tc>
          <w:tcPr>
            <w:tcW w:w="8494" w:type="dxa"/>
            <w:tcBorders>
              <w:top w:val="single" w:sz="4" w:space="0" w:color="000000"/>
              <w:left w:val="single" w:sz="4" w:space="0" w:color="000000"/>
              <w:bottom w:val="single" w:sz="4" w:space="0" w:color="000000"/>
              <w:right w:val="single" w:sz="4" w:space="0" w:color="000000"/>
            </w:tcBorders>
          </w:tcPr>
          <w:p w14:paraId="5B8DB48A" w14:textId="77777777" w:rsidR="000D7266" w:rsidRDefault="000D7266">
            <w:pPr>
              <w:jc w:val="both"/>
              <w:rPr>
                <w:b/>
              </w:rPr>
            </w:pPr>
          </w:p>
        </w:tc>
      </w:tr>
      <w:tr w:rsidR="00BD6E1F" w14:paraId="1161E931" w14:textId="77777777">
        <w:tc>
          <w:tcPr>
            <w:tcW w:w="8494" w:type="dxa"/>
            <w:tcBorders>
              <w:top w:val="single" w:sz="4" w:space="0" w:color="000000"/>
              <w:left w:val="single" w:sz="4" w:space="0" w:color="000000"/>
              <w:bottom w:val="single" w:sz="4" w:space="0" w:color="000000"/>
              <w:right w:val="single" w:sz="4" w:space="0" w:color="000000"/>
            </w:tcBorders>
          </w:tcPr>
          <w:p w14:paraId="6FD5D62A" w14:textId="77777777" w:rsidR="00AB0C5A" w:rsidRDefault="00AB0C5A" w:rsidP="00BD6E1F">
            <w:pPr>
              <w:jc w:val="center"/>
              <w:rPr>
                <w:rFonts w:ascii="Corbel" w:eastAsia="Corbel" w:hAnsi="Corbel" w:cs="Corbel"/>
                <w:sz w:val="18"/>
                <w:szCs w:val="18"/>
              </w:rPr>
            </w:pPr>
          </w:p>
          <w:p w14:paraId="659E125F" w14:textId="77777777" w:rsidR="00AB0C5A" w:rsidRDefault="00AB0C5A" w:rsidP="00BD6E1F">
            <w:pPr>
              <w:jc w:val="center"/>
              <w:rPr>
                <w:rFonts w:ascii="Corbel" w:eastAsia="Corbel" w:hAnsi="Corbel" w:cs="Corbel"/>
                <w:sz w:val="18"/>
                <w:szCs w:val="18"/>
              </w:rPr>
            </w:pPr>
          </w:p>
          <w:p w14:paraId="63DAB6FC" w14:textId="77777777" w:rsidR="00AB0C5A" w:rsidRDefault="00AB0C5A" w:rsidP="00BD6E1F">
            <w:pPr>
              <w:jc w:val="center"/>
              <w:rPr>
                <w:rFonts w:ascii="Corbel" w:eastAsia="Corbel" w:hAnsi="Corbel" w:cs="Corbel"/>
                <w:sz w:val="18"/>
                <w:szCs w:val="18"/>
              </w:rPr>
            </w:pPr>
          </w:p>
          <w:p w14:paraId="6BD07D60" w14:textId="77777777" w:rsidR="00490594" w:rsidRDefault="00490594" w:rsidP="00BD6E1F">
            <w:pPr>
              <w:jc w:val="center"/>
              <w:rPr>
                <w:rFonts w:ascii="Corbel" w:eastAsia="Corbel" w:hAnsi="Corbel" w:cs="Corbel"/>
                <w:sz w:val="18"/>
                <w:szCs w:val="18"/>
              </w:rPr>
            </w:pPr>
          </w:p>
          <w:p w14:paraId="2B4ABAF6" w14:textId="77777777" w:rsidR="00AB0C5A" w:rsidRDefault="00AB0C5A" w:rsidP="00BD6E1F">
            <w:pPr>
              <w:jc w:val="center"/>
              <w:rPr>
                <w:rFonts w:ascii="Corbel" w:eastAsia="Corbel" w:hAnsi="Corbel" w:cs="Corbel"/>
                <w:sz w:val="18"/>
                <w:szCs w:val="18"/>
              </w:rPr>
            </w:pPr>
          </w:p>
          <w:p w14:paraId="6326C978" w14:textId="77777777" w:rsidR="00AB0C5A" w:rsidRDefault="00AB0C5A" w:rsidP="00AB0C5A">
            <w:pPr>
              <w:spacing w:before="40"/>
              <w:jc w:val="center"/>
              <w:rPr>
                <w:b/>
                <w:sz w:val="18"/>
                <w:szCs w:val="18"/>
              </w:rPr>
            </w:pPr>
            <w:r>
              <w:rPr>
                <w:b/>
                <w:sz w:val="18"/>
                <w:szCs w:val="18"/>
              </w:rPr>
              <w:t>_________________________________</w:t>
            </w:r>
          </w:p>
          <w:p w14:paraId="276427B8" w14:textId="5BE40175" w:rsidR="00BD6E1F" w:rsidRDefault="00BD6E1F" w:rsidP="00BD6E1F">
            <w:pPr>
              <w:jc w:val="center"/>
              <w:rPr>
                <w:sz w:val="20"/>
                <w:szCs w:val="20"/>
              </w:rPr>
            </w:pPr>
            <w:r>
              <w:rPr>
                <w:sz w:val="20"/>
                <w:szCs w:val="20"/>
              </w:rPr>
              <w:t xml:space="preserve">Sr.  </w:t>
            </w:r>
            <w:r w:rsidR="00A738A3">
              <w:rPr>
                <w:sz w:val="20"/>
                <w:szCs w:val="20"/>
              </w:rPr>
              <w:t>Jhon Alexander Guitarra Sanchez</w:t>
            </w:r>
          </w:p>
          <w:p w14:paraId="48548134" w14:textId="14FCAA3B" w:rsidR="00BD6E1F" w:rsidRDefault="00BD6E1F" w:rsidP="00BD6E1F">
            <w:pPr>
              <w:jc w:val="center"/>
              <w:rPr>
                <w:rFonts w:ascii="Corbel" w:eastAsia="Corbel" w:hAnsi="Corbel" w:cs="Corbel"/>
                <w:sz w:val="18"/>
                <w:szCs w:val="18"/>
              </w:rPr>
            </w:pPr>
            <w:r>
              <w:rPr>
                <w:sz w:val="20"/>
                <w:szCs w:val="20"/>
              </w:rPr>
              <w:t xml:space="preserve">C.I. </w:t>
            </w:r>
            <w:r w:rsidR="00A738A3">
              <w:rPr>
                <w:sz w:val="20"/>
                <w:szCs w:val="20"/>
              </w:rPr>
              <w:t>1726079948</w:t>
            </w:r>
          </w:p>
          <w:p w14:paraId="4624EB41" w14:textId="77777777" w:rsidR="00BD6E1F" w:rsidRDefault="00BD6E1F">
            <w:pPr>
              <w:jc w:val="both"/>
              <w:rPr>
                <w:b/>
              </w:rPr>
            </w:pPr>
          </w:p>
        </w:tc>
      </w:tr>
      <w:tr w:rsidR="000D7266" w14:paraId="5B8DB4A3" w14:textId="77777777">
        <w:trPr>
          <w:trHeight w:val="276"/>
        </w:trPr>
        <w:tc>
          <w:tcPr>
            <w:tcW w:w="8494" w:type="dxa"/>
            <w:tcBorders>
              <w:top w:val="single" w:sz="4" w:space="0" w:color="000000"/>
              <w:left w:val="single" w:sz="4" w:space="0" w:color="000000"/>
              <w:bottom w:val="single" w:sz="4" w:space="0" w:color="000000"/>
              <w:right w:val="single" w:sz="4" w:space="0" w:color="000000"/>
            </w:tcBorders>
          </w:tcPr>
          <w:p w14:paraId="5B8DB49B" w14:textId="77777777" w:rsidR="000D7266" w:rsidRDefault="000D7266">
            <w:pPr>
              <w:spacing w:before="40"/>
              <w:jc w:val="center"/>
              <w:rPr>
                <w:b/>
                <w:sz w:val="18"/>
                <w:szCs w:val="18"/>
              </w:rPr>
            </w:pPr>
          </w:p>
          <w:p w14:paraId="5B8DB49C" w14:textId="77777777" w:rsidR="000D7266" w:rsidRDefault="000D7266">
            <w:pPr>
              <w:spacing w:before="40"/>
              <w:jc w:val="center"/>
              <w:rPr>
                <w:b/>
                <w:sz w:val="18"/>
                <w:szCs w:val="18"/>
              </w:rPr>
            </w:pPr>
          </w:p>
          <w:p w14:paraId="59A1B92B" w14:textId="77777777" w:rsidR="00490594" w:rsidRDefault="00490594">
            <w:pPr>
              <w:spacing w:before="40"/>
              <w:jc w:val="center"/>
              <w:rPr>
                <w:b/>
                <w:sz w:val="18"/>
                <w:szCs w:val="18"/>
              </w:rPr>
            </w:pPr>
          </w:p>
          <w:p w14:paraId="5B8DB49E" w14:textId="77777777" w:rsidR="000D7266" w:rsidRDefault="000D7266">
            <w:pPr>
              <w:spacing w:before="40"/>
              <w:jc w:val="center"/>
              <w:rPr>
                <w:b/>
                <w:sz w:val="18"/>
                <w:szCs w:val="18"/>
              </w:rPr>
            </w:pPr>
          </w:p>
          <w:p w14:paraId="5B8DB49F" w14:textId="77777777" w:rsidR="000D7266" w:rsidRDefault="008B258B">
            <w:pPr>
              <w:spacing w:before="40"/>
              <w:jc w:val="center"/>
              <w:rPr>
                <w:b/>
                <w:sz w:val="18"/>
                <w:szCs w:val="18"/>
              </w:rPr>
            </w:pPr>
            <w:r>
              <w:rPr>
                <w:b/>
                <w:sz w:val="18"/>
                <w:szCs w:val="18"/>
              </w:rPr>
              <w:t>_________________________________</w:t>
            </w:r>
          </w:p>
          <w:p w14:paraId="5B8DB4A0" w14:textId="5D1D232B" w:rsidR="000D7266" w:rsidRDefault="008B258B">
            <w:pPr>
              <w:spacing w:before="40"/>
              <w:jc w:val="center"/>
              <w:rPr>
                <w:sz w:val="18"/>
                <w:szCs w:val="18"/>
              </w:rPr>
            </w:pPr>
            <w:r>
              <w:rPr>
                <w:sz w:val="18"/>
                <w:szCs w:val="18"/>
              </w:rPr>
              <w:t>Ing.</w:t>
            </w:r>
            <w:r w:rsidR="00A738A3">
              <w:rPr>
                <w:sz w:val="18"/>
                <w:szCs w:val="18"/>
              </w:rPr>
              <w:t xml:space="preserve"> </w:t>
            </w:r>
            <w:r w:rsidR="00A738A3" w:rsidRPr="00A738A3">
              <w:rPr>
                <w:sz w:val="18"/>
                <w:szCs w:val="18"/>
              </w:rPr>
              <w:t>Marco Fernando Lara Mina</w:t>
            </w:r>
          </w:p>
          <w:p w14:paraId="5B8DB4A1" w14:textId="7BE669E8" w:rsidR="000D7266" w:rsidRDefault="008B258B">
            <w:pPr>
              <w:spacing w:before="40"/>
              <w:jc w:val="center"/>
              <w:rPr>
                <w:sz w:val="18"/>
                <w:szCs w:val="18"/>
              </w:rPr>
            </w:pPr>
            <w:r>
              <w:rPr>
                <w:sz w:val="18"/>
                <w:szCs w:val="18"/>
              </w:rPr>
              <w:t>C.I.</w:t>
            </w:r>
            <w:r w:rsidR="00A738A3">
              <w:rPr>
                <w:sz w:val="18"/>
                <w:szCs w:val="18"/>
              </w:rPr>
              <w:t xml:space="preserve"> </w:t>
            </w:r>
            <w:r w:rsidR="00A738A3" w:rsidRPr="00A738A3">
              <w:rPr>
                <w:sz w:val="18"/>
                <w:szCs w:val="18"/>
              </w:rPr>
              <w:t>1715140115</w:t>
            </w:r>
          </w:p>
          <w:p w14:paraId="499DD2CC" w14:textId="77777777" w:rsidR="00A738A3" w:rsidRDefault="00A738A3">
            <w:pPr>
              <w:spacing w:before="40"/>
              <w:jc w:val="center"/>
              <w:rPr>
                <w:sz w:val="18"/>
                <w:szCs w:val="18"/>
              </w:rPr>
            </w:pPr>
          </w:p>
          <w:p w14:paraId="5B8DB4A2" w14:textId="77777777" w:rsidR="000D7266" w:rsidRDefault="008B258B">
            <w:pPr>
              <w:jc w:val="center"/>
              <w:rPr>
                <w:b/>
              </w:rPr>
            </w:pPr>
            <w:r>
              <w:rPr>
                <w:sz w:val="18"/>
                <w:szCs w:val="18"/>
              </w:rPr>
              <w:t>Director del Proyecto</w:t>
            </w:r>
          </w:p>
        </w:tc>
      </w:tr>
    </w:tbl>
    <w:p w14:paraId="5B8DB4A7" w14:textId="77777777" w:rsidR="000D7266" w:rsidRDefault="000D7266">
      <w:pPr>
        <w:tabs>
          <w:tab w:val="left" w:pos="3750"/>
        </w:tabs>
        <w:rPr>
          <w:sz w:val="20"/>
          <w:szCs w:val="20"/>
        </w:rPr>
      </w:pPr>
    </w:p>
    <w:p w14:paraId="5B8DB4A8" w14:textId="31561504" w:rsidR="000D7266" w:rsidRDefault="008B258B">
      <w:r>
        <w:t xml:space="preserve">Sangolquí, </w:t>
      </w:r>
      <w:r w:rsidR="00AB0C5A">
        <w:fldChar w:fldCharType="begin"/>
      </w:r>
      <w:r w:rsidR="00AB0C5A">
        <w:instrText xml:space="preserve"> TIME \@ "d 'de' MMMM 'de' yyyy" </w:instrText>
      </w:r>
      <w:r w:rsidR="00AB0C5A">
        <w:fldChar w:fldCharType="separate"/>
      </w:r>
      <w:r w:rsidR="00087A94">
        <w:rPr>
          <w:noProof/>
        </w:rPr>
        <w:t>31 de mayo de 2026</w:t>
      </w:r>
      <w:r w:rsidR="00AB0C5A">
        <w:fldChar w:fldCharType="end"/>
      </w:r>
    </w:p>
    <w:p w14:paraId="6EFB3E3D" w14:textId="3C04BC37" w:rsidR="005052B0" w:rsidRPr="005052B0" w:rsidRDefault="005052B0">
      <w:pPr>
        <w:rPr>
          <w:lang w:val="en-US"/>
        </w:rPr>
      </w:pPr>
    </w:p>
    <w:sectPr w:rsidR="005052B0" w:rsidRPr="005052B0">
      <w:headerReference w:type="default" r:id="rId13"/>
      <w:footerReference w:type="defaul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D270E" w14:textId="77777777" w:rsidR="00175F59" w:rsidRDefault="00175F59">
      <w:pPr>
        <w:spacing w:after="0" w:line="240" w:lineRule="auto"/>
      </w:pPr>
      <w:r>
        <w:separator/>
      </w:r>
    </w:p>
  </w:endnote>
  <w:endnote w:type="continuationSeparator" w:id="0">
    <w:p w14:paraId="2A52B95B" w14:textId="77777777" w:rsidR="00175F59" w:rsidRDefault="00175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BC5616B1-24E1-448E-B770-A46A71B0F71A}"/>
  </w:font>
  <w:font w:name="Garamond">
    <w:panose1 w:val="02020404030301010803"/>
    <w:charset w:val="00"/>
    <w:family w:val="roman"/>
    <w:pitch w:val="variable"/>
    <w:sig w:usb0="00000287" w:usb1="00000000" w:usb2="00000000" w:usb3="00000000" w:csb0="0000009F" w:csb1="00000000"/>
    <w:embedRegular r:id="rId2" w:fontKey="{D03C9E7C-9C38-4214-AA1F-15C6DCB515C0}"/>
  </w:font>
  <w:font w:name="Georgia">
    <w:panose1 w:val="02040502050405020303"/>
    <w:charset w:val="00"/>
    <w:family w:val="roman"/>
    <w:pitch w:val="variable"/>
    <w:sig w:usb0="00000287" w:usb1="00000000" w:usb2="00000000" w:usb3="00000000" w:csb0="0000009F" w:csb1="00000000"/>
    <w:embedRegular r:id="rId3" w:fontKey="{3C092AE2-BEAC-4FD7-AD0A-628F3EA6BB29}"/>
    <w:embedItalic r:id="rId4" w:fontKey="{A4F1D3C4-EBBB-47F6-81E0-85D0ACC7BFF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BCF5AE89-294B-4717-9A21-51112D763541}"/>
    <w:embedBold r:id="rId6" w:fontKey="{95A29718-164A-4854-B436-D47AF26F403C}"/>
  </w:font>
  <w:font w:name="Corbel">
    <w:panose1 w:val="020B0503020204020204"/>
    <w:charset w:val="00"/>
    <w:family w:val="swiss"/>
    <w:pitch w:val="variable"/>
    <w:sig w:usb0="A00002EF" w:usb1="4000A44B" w:usb2="00000000" w:usb3="00000000" w:csb0="0000019F" w:csb1="00000000"/>
    <w:embedRegular r:id="rId7" w:fontKey="{6C87F5BB-12C6-4BD7-AD90-6D5CEAF1C6D2}"/>
  </w:font>
  <w:font w:name="Calibri Light">
    <w:panose1 w:val="020F0302020204030204"/>
    <w:charset w:val="00"/>
    <w:family w:val="swiss"/>
    <w:pitch w:val="variable"/>
    <w:sig w:usb0="E4002EFF" w:usb1="C000247B" w:usb2="00000009" w:usb3="00000000" w:csb0="000001FF" w:csb1="00000000"/>
    <w:embedRegular r:id="rId8" w:fontKey="{300F3359-887A-4DA0-9866-2A83332504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B4AF" w14:textId="7E62FC0F" w:rsidR="000D7266" w:rsidRDefault="008B258B">
    <w:pPr>
      <w:pBdr>
        <w:top w:val="nil"/>
        <w:left w:val="nil"/>
        <w:bottom w:val="nil"/>
        <w:right w:val="nil"/>
        <w:between w:val="nil"/>
      </w:pBdr>
      <w:tabs>
        <w:tab w:val="center" w:pos="4252"/>
        <w:tab w:val="right" w:pos="8504"/>
      </w:tabs>
      <w:spacing w:after="0" w:line="240" w:lineRule="auto"/>
      <w:jc w:val="center"/>
      <w:rPr>
        <w:color w:val="000000"/>
      </w:rPr>
    </w:pPr>
    <w:r>
      <w:rPr>
        <w:color w:val="000000"/>
      </w:rPr>
      <w:t xml:space="preserve">Página </w:t>
    </w:r>
    <w:r>
      <w:rPr>
        <w:b/>
        <w:color w:val="000000"/>
      </w:rPr>
      <w:fldChar w:fldCharType="begin"/>
    </w:r>
    <w:r>
      <w:rPr>
        <w:b/>
        <w:color w:val="000000"/>
      </w:rPr>
      <w:instrText>PAGE</w:instrText>
    </w:r>
    <w:r>
      <w:rPr>
        <w:b/>
        <w:color w:val="000000"/>
      </w:rPr>
      <w:fldChar w:fldCharType="separate"/>
    </w:r>
    <w:r w:rsidR="002401AD">
      <w:rPr>
        <w:b/>
        <w:noProof/>
        <w:color w:val="000000"/>
      </w:rPr>
      <w:t>2</w:t>
    </w:r>
    <w:r>
      <w:rPr>
        <w:b/>
        <w:color w:val="000000"/>
      </w:rPr>
      <w:fldChar w:fldCharType="end"/>
    </w:r>
    <w:r>
      <w:rPr>
        <w:color w:val="000000"/>
      </w:rPr>
      <w:t xml:space="preserve"> </w:t>
    </w:r>
  </w:p>
  <w:p w14:paraId="5B8DB4B0" w14:textId="77777777" w:rsidR="000D7266" w:rsidRDefault="000D726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F77EC" w14:textId="77777777" w:rsidR="00175F59" w:rsidRDefault="00175F59">
      <w:pPr>
        <w:spacing w:after="0" w:line="240" w:lineRule="auto"/>
      </w:pPr>
      <w:r>
        <w:separator/>
      </w:r>
    </w:p>
  </w:footnote>
  <w:footnote w:type="continuationSeparator" w:id="0">
    <w:p w14:paraId="5C6C9C1B" w14:textId="77777777" w:rsidR="00175F59" w:rsidRDefault="00175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B4AD" w14:textId="77777777" w:rsidR="000D7266" w:rsidRDefault="008B258B">
    <w:pPr>
      <w:pBdr>
        <w:top w:val="nil"/>
        <w:left w:val="nil"/>
        <w:bottom w:val="nil"/>
        <w:right w:val="nil"/>
        <w:between w:val="nil"/>
      </w:pBdr>
      <w:tabs>
        <w:tab w:val="center" w:pos="4252"/>
        <w:tab w:val="right" w:pos="8504"/>
      </w:tabs>
      <w:spacing w:after="0" w:line="240" w:lineRule="auto"/>
      <w:rPr>
        <w:color w:val="000000"/>
      </w:rPr>
    </w:pPr>
    <w:r>
      <w:rPr>
        <w:noProof/>
        <w:color w:val="000000"/>
      </w:rPr>
      <w:drawing>
        <wp:anchor distT="0" distB="0" distL="114300" distR="114300" simplePos="0" relativeHeight="251658240" behindDoc="0" locked="0" layoutInCell="1" hidden="0" allowOverlap="1" wp14:anchorId="5B8DB4B1" wp14:editId="6B046890">
          <wp:simplePos x="0" y="0"/>
          <wp:positionH relativeFrom="margin">
            <wp:posOffset>2108835</wp:posOffset>
          </wp:positionH>
          <wp:positionV relativeFrom="topMargin">
            <wp:posOffset>475615</wp:posOffset>
          </wp:positionV>
          <wp:extent cx="1473200" cy="379730"/>
          <wp:effectExtent l="0" t="0" r="0" b="0"/>
          <wp:wrapSquare wrapText="bothSides" distT="0" distB="0" distL="114300" distR="114300"/>
          <wp:docPr id="4" name="image2.png" descr="Logo of Universidad de las Fuerzas Armadas ESPE, featuring a detailed emblem with an eagle, shield, and laurel branches on the left. The text &quot;ESPE&quot; is prominently displayed in large green letters, with the full university name and motto &quot;Innovación para la excelencia&quot; below in black."/>
          <wp:cNvGraphicFramePr/>
          <a:graphic xmlns:a="http://schemas.openxmlformats.org/drawingml/2006/main">
            <a:graphicData uri="http://schemas.openxmlformats.org/drawingml/2006/picture">
              <pic:pic xmlns:pic="http://schemas.openxmlformats.org/drawingml/2006/picture">
                <pic:nvPicPr>
                  <pic:cNvPr id="4" name="image2.png" descr="Logo of Universidad de las Fuerzas Armadas ESPE, featuring a detailed emblem with an eagle, shield, and laurel branches on the left. The text &quot;ESPE&quot; is prominently displayed in large green letters, with the full university name and motto &quot;Innovación para la excelencia&quot; below in black."/>
                  <pic:cNvPicPr preferRelativeResize="0"/>
                </pic:nvPicPr>
                <pic:blipFill>
                  <a:blip r:embed="rId1"/>
                  <a:srcRect/>
                  <a:stretch>
                    <a:fillRect/>
                  </a:stretch>
                </pic:blipFill>
                <pic:spPr>
                  <a:xfrm>
                    <a:off x="0" y="0"/>
                    <a:ext cx="1473200" cy="379730"/>
                  </a:xfrm>
                  <a:prstGeom prst="rect">
                    <a:avLst/>
                  </a:prstGeom>
                  <a:ln/>
                </pic:spPr>
              </pic:pic>
            </a:graphicData>
          </a:graphic>
        </wp:anchor>
      </w:drawing>
    </w:r>
  </w:p>
  <w:p w14:paraId="5B8DB4AE" w14:textId="77777777" w:rsidR="000D7266" w:rsidRDefault="000D7266">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436E1"/>
    <w:multiLevelType w:val="multilevel"/>
    <w:tmpl w:val="FB8CCA9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8BD7282"/>
    <w:multiLevelType w:val="multilevel"/>
    <w:tmpl w:val="771E375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00439023">
    <w:abstractNumId w:val="0"/>
  </w:num>
  <w:num w:numId="2" w16cid:durableId="152417279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FERNANDO LARA MINA">
    <w15:presenceInfo w15:providerId="AD" w15:userId="S::marco.lara@epn.edu.ec::7aa18029-c3da-4c49-9f1c-2b9a49085c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266"/>
    <w:rsid w:val="00000F9E"/>
    <w:rsid w:val="0000612C"/>
    <w:rsid w:val="000116ED"/>
    <w:rsid w:val="00012235"/>
    <w:rsid w:val="0001525F"/>
    <w:rsid w:val="00024C0C"/>
    <w:rsid w:val="00026580"/>
    <w:rsid w:val="0003384B"/>
    <w:rsid w:val="0004369F"/>
    <w:rsid w:val="00050ECC"/>
    <w:rsid w:val="000532C0"/>
    <w:rsid w:val="00053D36"/>
    <w:rsid w:val="00056C83"/>
    <w:rsid w:val="000616DD"/>
    <w:rsid w:val="000804F7"/>
    <w:rsid w:val="00084D75"/>
    <w:rsid w:val="0008769A"/>
    <w:rsid w:val="00087A94"/>
    <w:rsid w:val="000A0C14"/>
    <w:rsid w:val="000D7266"/>
    <w:rsid w:val="001002DB"/>
    <w:rsid w:val="00104316"/>
    <w:rsid w:val="0011033B"/>
    <w:rsid w:val="0012329F"/>
    <w:rsid w:val="001243BC"/>
    <w:rsid w:val="00175F59"/>
    <w:rsid w:val="00177637"/>
    <w:rsid w:val="001C4B12"/>
    <w:rsid w:val="001F0688"/>
    <w:rsid w:val="002005BD"/>
    <w:rsid w:val="00201F58"/>
    <w:rsid w:val="00205C0B"/>
    <w:rsid w:val="002139B0"/>
    <w:rsid w:val="0023040E"/>
    <w:rsid w:val="00230CF3"/>
    <w:rsid w:val="002401AD"/>
    <w:rsid w:val="0025360E"/>
    <w:rsid w:val="00254BAF"/>
    <w:rsid w:val="00296712"/>
    <w:rsid w:val="002C0F97"/>
    <w:rsid w:val="002C1591"/>
    <w:rsid w:val="002C1D83"/>
    <w:rsid w:val="002C227C"/>
    <w:rsid w:val="002D0744"/>
    <w:rsid w:val="002E08DA"/>
    <w:rsid w:val="002E5E11"/>
    <w:rsid w:val="002F6A84"/>
    <w:rsid w:val="0030633A"/>
    <w:rsid w:val="003077D9"/>
    <w:rsid w:val="003218B3"/>
    <w:rsid w:val="00326576"/>
    <w:rsid w:val="003471F7"/>
    <w:rsid w:val="0035574A"/>
    <w:rsid w:val="00360646"/>
    <w:rsid w:val="0036780D"/>
    <w:rsid w:val="00372E6B"/>
    <w:rsid w:val="003813D0"/>
    <w:rsid w:val="003A59AD"/>
    <w:rsid w:val="003A65BA"/>
    <w:rsid w:val="003C04A4"/>
    <w:rsid w:val="003C3524"/>
    <w:rsid w:val="003E30AB"/>
    <w:rsid w:val="004072F3"/>
    <w:rsid w:val="00424B39"/>
    <w:rsid w:val="0045140C"/>
    <w:rsid w:val="0045768B"/>
    <w:rsid w:val="00461662"/>
    <w:rsid w:val="00466759"/>
    <w:rsid w:val="00467EEA"/>
    <w:rsid w:val="0047539F"/>
    <w:rsid w:val="004766D6"/>
    <w:rsid w:val="00485E64"/>
    <w:rsid w:val="00487302"/>
    <w:rsid w:val="00490594"/>
    <w:rsid w:val="004B744F"/>
    <w:rsid w:val="004D3C45"/>
    <w:rsid w:val="005022E2"/>
    <w:rsid w:val="005052B0"/>
    <w:rsid w:val="0050743F"/>
    <w:rsid w:val="00526DD1"/>
    <w:rsid w:val="0055162C"/>
    <w:rsid w:val="0058569B"/>
    <w:rsid w:val="005A60A0"/>
    <w:rsid w:val="005B5956"/>
    <w:rsid w:val="005B7210"/>
    <w:rsid w:val="005D1239"/>
    <w:rsid w:val="00600A9F"/>
    <w:rsid w:val="00633B95"/>
    <w:rsid w:val="00641619"/>
    <w:rsid w:val="006417D8"/>
    <w:rsid w:val="00645B50"/>
    <w:rsid w:val="00653DA7"/>
    <w:rsid w:val="00681BA3"/>
    <w:rsid w:val="00683A74"/>
    <w:rsid w:val="006D39B6"/>
    <w:rsid w:val="0070312C"/>
    <w:rsid w:val="00716A05"/>
    <w:rsid w:val="007231D6"/>
    <w:rsid w:val="00751849"/>
    <w:rsid w:val="00772568"/>
    <w:rsid w:val="007737B8"/>
    <w:rsid w:val="00791076"/>
    <w:rsid w:val="00793BEB"/>
    <w:rsid w:val="007F2C38"/>
    <w:rsid w:val="008076A0"/>
    <w:rsid w:val="00814AD0"/>
    <w:rsid w:val="00824E96"/>
    <w:rsid w:val="00825BB1"/>
    <w:rsid w:val="008470C4"/>
    <w:rsid w:val="00864B58"/>
    <w:rsid w:val="008667EB"/>
    <w:rsid w:val="00867913"/>
    <w:rsid w:val="008874CD"/>
    <w:rsid w:val="00895F9F"/>
    <w:rsid w:val="008B258B"/>
    <w:rsid w:val="00900399"/>
    <w:rsid w:val="00922012"/>
    <w:rsid w:val="00923EE8"/>
    <w:rsid w:val="0095009F"/>
    <w:rsid w:val="009601CF"/>
    <w:rsid w:val="00970E5D"/>
    <w:rsid w:val="009754B4"/>
    <w:rsid w:val="009914C7"/>
    <w:rsid w:val="009B4C07"/>
    <w:rsid w:val="009C66DF"/>
    <w:rsid w:val="00A4365E"/>
    <w:rsid w:val="00A45C01"/>
    <w:rsid w:val="00A47B5A"/>
    <w:rsid w:val="00A529F6"/>
    <w:rsid w:val="00A55972"/>
    <w:rsid w:val="00A66852"/>
    <w:rsid w:val="00A738A3"/>
    <w:rsid w:val="00A82F6D"/>
    <w:rsid w:val="00A91E54"/>
    <w:rsid w:val="00AA7643"/>
    <w:rsid w:val="00AB0C5A"/>
    <w:rsid w:val="00AB3A12"/>
    <w:rsid w:val="00AC0361"/>
    <w:rsid w:val="00AD1397"/>
    <w:rsid w:val="00AD1AEB"/>
    <w:rsid w:val="00AD42B3"/>
    <w:rsid w:val="00AD5B07"/>
    <w:rsid w:val="00AD66B0"/>
    <w:rsid w:val="00AE3689"/>
    <w:rsid w:val="00AE648F"/>
    <w:rsid w:val="00AE6EEB"/>
    <w:rsid w:val="00B02BA4"/>
    <w:rsid w:val="00B04CFF"/>
    <w:rsid w:val="00B25EAA"/>
    <w:rsid w:val="00B27461"/>
    <w:rsid w:val="00B540E6"/>
    <w:rsid w:val="00B55119"/>
    <w:rsid w:val="00B76B3B"/>
    <w:rsid w:val="00B815CB"/>
    <w:rsid w:val="00B90D08"/>
    <w:rsid w:val="00BA15ED"/>
    <w:rsid w:val="00BB3A81"/>
    <w:rsid w:val="00BC5638"/>
    <w:rsid w:val="00BD44A6"/>
    <w:rsid w:val="00BD57CD"/>
    <w:rsid w:val="00BD6E1F"/>
    <w:rsid w:val="00BF17A7"/>
    <w:rsid w:val="00BF1997"/>
    <w:rsid w:val="00BF520D"/>
    <w:rsid w:val="00BF7AB6"/>
    <w:rsid w:val="00C074B7"/>
    <w:rsid w:val="00C133C1"/>
    <w:rsid w:val="00C55FCA"/>
    <w:rsid w:val="00C71C6E"/>
    <w:rsid w:val="00C83EBF"/>
    <w:rsid w:val="00C90CEC"/>
    <w:rsid w:val="00C90E7A"/>
    <w:rsid w:val="00CC7226"/>
    <w:rsid w:val="00CD6CA6"/>
    <w:rsid w:val="00D41775"/>
    <w:rsid w:val="00D4210A"/>
    <w:rsid w:val="00D538F9"/>
    <w:rsid w:val="00D7040B"/>
    <w:rsid w:val="00D84134"/>
    <w:rsid w:val="00DA355C"/>
    <w:rsid w:val="00DB5BFB"/>
    <w:rsid w:val="00DB63E6"/>
    <w:rsid w:val="00DC089F"/>
    <w:rsid w:val="00DD59C0"/>
    <w:rsid w:val="00DF5BFD"/>
    <w:rsid w:val="00E42FB2"/>
    <w:rsid w:val="00E71A21"/>
    <w:rsid w:val="00EB732D"/>
    <w:rsid w:val="00EE6E02"/>
    <w:rsid w:val="00EF5636"/>
    <w:rsid w:val="00F01601"/>
    <w:rsid w:val="00F129FB"/>
    <w:rsid w:val="00F616B9"/>
    <w:rsid w:val="00F61CD8"/>
    <w:rsid w:val="00F76184"/>
    <w:rsid w:val="00FA4525"/>
    <w:rsid w:val="00FA4614"/>
    <w:rsid w:val="00FA47C6"/>
    <w:rsid w:val="00FC0C53"/>
    <w:rsid w:val="00FC462E"/>
    <w:rsid w:val="00FD1084"/>
    <w:rsid w:val="00FD45D6"/>
    <w:rsid w:val="00FE055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B351"/>
  <w15:docId w15:val="{9E9BC351-3ECB-493C-BCEA-F1C82CF2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C0"/>
  </w:style>
  <w:style w:type="paragraph" w:styleId="Ttulo1">
    <w:name w:val="heading 1"/>
    <w:basedOn w:val="Normal"/>
    <w:next w:val="Normal"/>
    <w:link w:val="Ttulo1Car"/>
    <w:uiPriority w:val="9"/>
    <w:qFormat/>
    <w:rsid w:val="00CD7C1A"/>
    <w:pPr>
      <w:keepNext/>
      <w:keepLines/>
      <w:spacing w:before="240" w:after="0"/>
      <w:jc w:val="both"/>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CD7C1A"/>
    <w:pPr>
      <w:keepNext/>
      <w:keepLines/>
      <w:suppressAutoHyphens/>
      <w:spacing w:before="40" w:after="0" w:line="240" w:lineRule="auto"/>
      <w:outlineLvl w:val="1"/>
    </w:pPr>
    <w:rPr>
      <w:rFonts w:eastAsiaTheme="majorEastAsia" w:cstheme="majorBidi"/>
      <w:b/>
      <w:color w:val="000000" w:themeColor="text1"/>
      <w:szCs w:val="26"/>
      <w:lang w:eastAsia="ar-SA"/>
    </w:rPr>
  </w:style>
  <w:style w:type="paragraph" w:styleId="Ttulo3">
    <w:name w:val="heading 3"/>
    <w:basedOn w:val="Normal"/>
    <w:next w:val="Normal"/>
    <w:link w:val="Ttulo3Car"/>
    <w:uiPriority w:val="9"/>
    <w:semiHidden/>
    <w:unhideWhenUsed/>
    <w:qFormat/>
    <w:rsid w:val="000F392B"/>
    <w:pPr>
      <w:keepNext/>
      <w:keepLines/>
      <w:spacing w:before="40" w:after="0"/>
      <w:outlineLvl w:val="2"/>
    </w:pPr>
    <w:rPr>
      <w:rFonts w:eastAsiaTheme="majorEastAsia" w:cstheme="majorBidi"/>
      <w:b/>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CD7C1A"/>
    <w:rPr>
      <w:rFonts w:ascii="Times New Roman" w:eastAsiaTheme="majorEastAsia" w:hAnsi="Times New Roman" w:cstheme="majorBidi"/>
      <w:b/>
      <w:sz w:val="28"/>
      <w:szCs w:val="32"/>
      <w:lang w:val="es-ES"/>
    </w:rPr>
  </w:style>
  <w:style w:type="character" w:customStyle="1" w:styleId="Ttulo2Car">
    <w:name w:val="Título 2 Car"/>
    <w:basedOn w:val="Fuentedeprrafopredeter"/>
    <w:link w:val="Ttulo2"/>
    <w:uiPriority w:val="9"/>
    <w:rsid w:val="00CD7C1A"/>
    <w:rPr>
      <w:rFonts w:ascii="Times New Roman" w:eastAsiaTheme="majorEastAsia" w:hAnsi="Times New Roman" w:cstheme="majorBidi"/>
      <w:b/>
      <w:color w:val="000000" w:themeColor="text1"/>
      <w:sz w:val="24"/>
      <w:szCs w:val="26"/>
      <w:lang w:val="es-ES" w:eastAsia="ar-SA"/>
    </w:rPr>
  </w:style>
  <w:style w:type="character" w:customStyle="1" w:styleId="Ttulo3Car">
    <w:name w:val="Título 3 Car"/>
    <w:basedOn w:val="Fuentedeprrafopredeter"/>
    <w:link w:val="Ttulo3"/>
    <w:uiPriority w:val="9"/>
    <w:rsid w:val="000F392B"/>
    <w:rPr>
      <w:rFonts w:ascii="Times New Roman" w:eastAsiaTheme="majorEastAsia" w:hAnsi="Times New Roman" w:cstheme="majorBidi"/>
      <w:b/>
      <w:sz w:val="24"/>
      <w:szCs w:val="24"/>
    </w:rPr>
  </w:style>
  <w:style w:type="table" w:styleId="Tablaconcuadrcula">
    <w:name w:val="Table Grid"/>
    <w:basedOn w:val="Tablanormal"/>
    <w:uiPriority w:val="39"/>
    <w:rsid w:val="0091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914C21"/>
    <w:pPr>
      <w:ind w:left="720"/>
      <w:contextualSpacing/>
    </w:pPr>
  </w:style>
  <w:style w:type="paragraph" w:styleId="Textoindependiente">
    <w:name w:val="Body Text"/>
    <w:basedOn w:val="Normal"/>
    <w:link w:val="TextoindependienteCar"/>
    <w:rsid w:val="00975B2F"/>
    <w:pPr>
      <w:spacing w:after="0" w:line="240" w:lineRule="auto"/>
      <w:jc w:val="both"/>
    </w:pPr>
    <w:rPr>
      <w:rFonts w:ascii="Garamond" w:hAnsi="Garamond"/>
      <w:sz w:val="22"/>
      <w:lang w:val="es-MX" w:eastAsia="es-ES"/>
    </w:rPr>
  </w:style>
  <w:style w:type="character" w:customStyle="1" w:styleId="TextoindependienteCar">
    <w:name w:val="Texto independiente Car"/>
    <w:basedOn w:val="Fuentedeprrafopredeter"/>
    <w:link w:val="Textoindependiente"/>
    <w:rsid w:val="00975B2F"/>
    <w:rPr>
      <w:rFonts w:ascii="Garamond" w:eastAsia="Times New Roman" w:hAnsi="Garamond" w:cs="Times New Roman"/>
      <w:szCs w:val="24"/>
      <w:lang w:val="es-MX" w:eastAsia="es-ES"/>
    </w:rPr>
  </w:style>
  <w:style w:type="paragraph" w:styleId="Sinespaciado">
    <w:name w:val="No Spacing"/>
    <w:uiPriority w:val="1"/>
    <w:qFormat/>
    <w:rsid w:val="00975B2F"/>
    <w:pPr>
      <w:spacing w:after="0" w:line="240" w:lineRule="auto"/>
    </w:pPr>
    <w:rPr>
      <w:lang w:val="es-ES" w:eastAsia="es-ES"/>
    </w:rPr>
  </w:style>
  <w:style w:type="paragraph" w:styleId="Encabezado">
    <w:name w:val="header"/>
    <w:basedOn w:val="Normal"/>
    <w:link w:val="EncabezadoCar"/>
    <w:uiPriority w:val="99"/>
    <w:unhideWhenUsed/>
    <w:rsid w:val="00683E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E23"/>
    <w:rPr>
      <w:rFonts w:ascii="Times New Roman" w:hAnsi="Times New Roman"/>
      <w:sz w:val="24"/>
    </w:rPr>
  </w:style>
  <w:style w:type="paragraph" w:styleId="Piedepgina">
    <w:name w:val="footer"/>
    <w:basedOn w:val="Normal"/>
    <w:link w:val="PiedepginaCar"/>
    <w:uiPriority w:val="99"/>
    <w:unhideWhenUsed/>
    <w:rsid w:val="00683E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E23"/>
    <w:rPr>
      <w:rFonts w:ascii="Times New Roman" w:hAnsi="Times New Roman"/>
      <w:sz w:val="24"/>
    </w:rPr>
  </w:style>
  <w:style w:type="character" w:styleId="Nmerodelnea">
    <w:name w:val="line number"/>
    <w:basedOn w:val="Fuentedeprrafopredeter"/>
    <w:uiPriority w:val="99"/>
    <w:semiHidden/>
    <w:unhideWhenUsed/>
    <w:rsid w:val="006164CA"/>
  </w:style>
  <w:style w:type="character" w:customStyle="1" w:styleId="PrrafodelistaCar">
    <w:name w:val="Párrafo de lista Car"/>
    <w:link w:val="Prrafodelista"/>
    <w:uiPriority w:val="34"/>
    <w:locked/>
    <w:rsid w:val="000C01BA"/>
    <w:rPr>
      <w:rFonts w:ascii="Times New Roman" w:hAnsi="Times New Roman"/>
      <w:sz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pPr>
      <w:spacing w:after="0" w:line="240" w:lineRule="auto"/>
    </w:pPr>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922012"/>
    <w:rPr>
      <w:color w:val="0563C1" w:themeColor="hyperlink"/>
      <w:u w:val="single"/>
    </w:rPr>
  </w:style>
  <w:style w:type="character" w:styleId="Mencinsinresolver">
    <w:name w:val="Unresolved Mention"/>
    <w:basedOn w:val="Fuentedeprrafopredeter"/>
    <w:uiPriority w:val="99"/>
    <w:semiHidden/>
    <w:unhideWhenUsed/>
    <w:rsid w:val="00922012"/>
    <w:rPr>
      <w:color w:val="605E5C"/>
      <w:shd w:val="clear" w:color="auto" w:fill="E1DFDD"/>
    </w:rPr>
  </w:style>
  <w:style w:type="paragraph" w:styleId="Bibliografa">
    <w:name w:val="Bibliography"/>
    <w:basedOn w:val="Normal"/>
    <w:next w:val="Normal"/>
    <w:uiPriority w:val="37"/>
    <w:unhideWhenUsed/>
    <w:rsid w:val="00AA7643"/>
    <w:pPr>
      <w:tabs>
        <w:tab w:val="left" w:pos="384"/>
      </w:tabs>
      <w:spacing w:after="0" w:line="240" w:lineRule="auto"/>
      <w:ind w:left="384" w:hanging="384"/>
    </w:pPr>
  </w:style>
  <w:style w:type="paragraph" w:styleId="Revisin">
    <w:name w:val="Revision"/>
    <w:hidden/>
    <w:uiPriority w:val="99"/>
    <w:semiHidden/>
    <w:rsid w:val="003218B3"/>
    <w:pPr>
      <w:spacing w:after="0" w:line="240" w:lineRule="auto"/>
    </w:pPr>
  </w:style>
  <w:style w:type="character" w:styleId="Refdecomentario">
    <w:name w:val="annotation reference"/>
    <w:basedOn w:val="Fuentedeprrafopredeter"/>
    <w:uiPriority w:val="99"/>
    <w:semiHidden/>
    <w:unhideWhenUsed/>
    <w:rsid w:val="003218B3"/>
    <w:rPr>
      <w:sz w:val="16"/>
      <w:szCs w:val="16"/>
    </w:rPr>
  </w:style>
  <w:style w:type="paragraph" w:styleId="Textocomentario">
    <w:name w:val="annotation text"/>
    <w:basedOn w:val="Normal"/>
    <w:link w:val="TextocomentarioCar"/>
    <w:uiPriority w:val="99"/>
    <w:unhideWhenUsed/>
    <w:rsid w:val="003218B3"/>
    <w:pPr>
      <w:spacing w:line="240" w:lineRule="auto"/>
    </w:pPr>
    <w:rPr>
      <w:sz w:val="20"/>
      <w:szCs w:val="20"/>
    </w:rPr>
  </w:style>
  <w:style w:type="character" w:customStyle="1" w:styleId="TextocomentarioCar">
    <w:name w:val="Texto comentario Car"/>
    <w:basedOn w:val="Fuentedeprrafopredeter"/>
    <w:link w:val="Textocomentario"/>
    <w:uiPriority w:val="99"/>
    <w:rsid w:val="003218B3"/>
    <w:rPr>
      <w:sz w:val="20"/>
      <w:szCs w:val="20"/>
    </w:rPr>
  </w:style>
  <w:style w:type="paragraph" w:styleId="Asuntodelcomentario">
    <w:name w:val="annotation subject"/>
    <w:basedOn w:val="Textocomentario"/>
    <w:next w:val="Textocomentario"/>
    <w:link w:val="AsuntodelcomentarioCar"/>
    <w:uiPriority w:val="99"/>
    <w:semiHidden/>
    <w:unhideWhenUsed/>
    <w:rsid w:val="003218B3"/>
    <w:rPr>
      <w:b/>
      <w:bCs/>
    </w:rPr>
  </w:style>
  <w:style w:type="character" w:customStyle="1" w:styleId="AsuntodelcomentarioCar">
    <w:name w:val="Asunto del comentario Car"/>
    <w:basedOn w:val="TextocomentarioCar"/>
    <w:link w:val="Asuntodelcomentario"/>
    <w:uiPriority w:val="99"/>
    <w:semiHidden/>
    <w:rsid w:val="003218B3"/>
    <w:rPr>
      <w:b/>
      <w:bCs/>
      <w:sz w:val="20"/>
      <w:szCs w:val="20"/>
    </w:rPr>
  </w:style>
  <w:style w:type="character" w:styleId="Hipervnculovisitado">
    <w:name w:val="FollowedHyperlink"/>
    <w:basedOn w:val="Fuentedeprrafopredeter"/>
    <w:uiPriority w:val="99"/>
    <w:semiHidden/>
    <w:unhideWhenUsed/>
    <w:rsid w:val="005516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epn.edu.ec/"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aguitarra@espe.edu.ec"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jsL8Pco1aPNdZbL7RWQaxRjTw==">CgMxLjA4AHIhMVFJcHM0TWJmZ3NqY1pPTmVKbF9TMEdoMV9xaVVCZk41</go:docsCustomData>
</go:gDocsCustomXmlDataStorage>
</file>

<file path=customXml/itemProps1.xml><?xml version="1.0" encoding="utf-8"?>
<ds:datastoreItem xmlns:ds="http://schemas.openxmlformats.org/officeDocument/2006/customXml" ds:itemID="{7C288087-F6FC-4B8F-9E12-DC9838A1E62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9</Pages>
  <Words>7983</Words>
  <Characters>43908</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Guitarra Sanchez Jhon Alexander</cp:lastModifiedBy>
  <cp:revision>174</cp:revision>
  <cp:lastPrinted>2026-03-05T21:34:00Z</cp:lastPrinted>
  <dcterms:created xsi:type="dcterms:W3CDTF">2022-11-06T12:52:00Z</dcterms:created>
  <dcterms:modified xsi:type="dcterms:W3CDTF">2026-06-01T05:42:00Z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ojMUPABNCAtT_1">
    <vt:lpwstr>ZOTERO_TEMP</vt:lpwstr>
  </property>
  <property fmtid="{D5CDD505-2E9C-101B-9397-08002B2CF9AE}" pid="3" name="ZOTERO_PREF_1">
    <vt:lpwstr>&lt;data data-version="3" zotero-version="8.0.3"&gt;&lt;session id="wpToeaqK"/&gt;&lt;style id="http://www.zotero.org/styles/ieee" locale="es-MX"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3K7I02ij1QNK_1">
    <vt:lpwstr>ZOTERO_ITEM CSL_CITATION {"citationID":"28NcPyfz","properties":{"unsorted":false,"formattedCitation":"[1]","plainCitation":"[1]","noteIndex":0},"citationItems":[{"id":92,"uris":["http://zotero.org/users/15855260/items/Q8WK7YBY"],"itemData":{"id":92,"type"</vt:lpwstr>
  </property>
  <property fmtid="{D5CDD505-2E9C-101B-9397-08002B2CF9AE}" pid="6" name="ZOTERO_BREF_3K7I02ij1QNK_2">
    <vt:lpwstr>:"book","call-number":"522.682","collection-title":"Princeton series in modern observational astronomy","ISBN":"978-0-691-13779-7","language":"en","publisher":"Princeton university press","publisher-place":"Princeton","source":"BnF ISBN","title":"Essentia</vt:lpwstr>
  </property>
  <property fmtid="{D5CDD505-2E9C-101B-9397-08002B2CF9AE}" pid="7" name="ZOTERO_BREF_3K7I02ij1QNK_3">
    <vt:lpwstr>l radio astronomy","author":[{"family":"Condon","given":"James Justin"},{"family":"Ransom","given":"Scott J."}],"issued":{"date-parts":[["2016"]]}}}],"schema":"https://github.com/citation-style-language/schema/raw/master/csl-citation.json"}</vt:lpwstr>
  </property>
  <property fmtid="{D5CDD505-2E9C-101B-9397-08002B2CF9AE}" pid="8" name="ZOTERO_BREF_3kizZC3vitH0_1">
    <vt:lpwstr>ZOTERO_ITEM CSL_CITATION {"citationID":"Z4VnOuRe","properties":{"unsorted":false,"formattedCitation":"[1]","plainCitation":"[1]","noteIndex":0},"citationItems":[{"id":92,"uris":["http://zotero.org/users/15855260/items/Q8WK7YBY"],"itemData":{"id":92,"type"</vt:lpwstr>
  </property>
  <property fmtid="{D5CDD505-2E9C-101B-9397-08002B2CF9AE}" pid="9" name="ZOTERO_BREF_3kizZC3vitH0_2">
    <vt:lpwstr>:"book","call-number":"522.682","collection-title":"Princeton series in modern observational astronomy","ISBN":"978-0-691-13779-7","language":"en","publisher":"Princeton university press","publisher-place":"Princeton","source":"BnF ISBN","title":"Essentia</vt:lpwstr>
  </property>
  <property fmtid="{D5CDD505-2E9C-101B-9397-08002B2CF9AE}" pid="10" name="ZOTERO_BREF_3kizZC3vitH0_3">
    <vt:lpwstr>l radio astronomy","author":[{"family":"Condon","given":"James Justin"},{"family":"Ransom","given":"Scott J."}],"issued":{"date-parts":[["2016"]]}}}],"schema":"https://github.com/citation-style-language/schema/raw/master/csl-citation.json"}</vt:lpwstr>
  </property>
  <property fmtid="{D5CDD505-2E9C-101B-9397-08002B2CF9AE}" pid="11" name="ZOTERO_BREF_PUeHXNH86ary_1">
    <vt:lpwstr>ZOTERO_TEMP</vt:lpwstr>
  </property>
  <property fmtid="{D5CDD505-2E9C-101B-9397-08002B2CF9AE}" pid="12" name="ZOTERO_BREF_j5LPHSKEAjoG_1">
    <vt:lpwstr>ZOTERO_ITEM CSL_CITATION {"citationID":"E5S72eF1","properties":{"unsorted":false,"formattedCitation":"[2]","plainCitation":"[2]","noteIndex":0},"citationItems":[{"id":85,"uris":["http://zotero.org/users/15855260/items/DPGELZEF"],"itemData":{"id":85,"type"</vt:lpwstr>
  </property>
  <property fmtid="{D5CDD505-2E9C-101B-9397-08002B2CF9AE}" pid="13" name="ZOTERO_BREF_j5LPHSKEAjoG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14" name="ZOTERO_BREF_j5LPHSKEAjoG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15" name="ZOTERO_BREF_j5LPHSKEAjoG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16" name="ZOTERO_BREF_j5LPHSKEAjoG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17" name="ZOTERO_BREF_j5LPHSKEAjoG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18" name="ZOTERO_BREF_j5LPHSKEAjoG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19" name="ZOTERO_BREF_j5LPHSKEAjoG_8">
    <vt:lpwstr>ly":"Marple","given":"S. Lawrence"},{"family":"Jr","given":""}],"accessed":{"date-parts":[["2026",2,26]]},"issued":{"date-parts":[["2019",3,20]]}}}],"schema":"https://github.com/citation-style-language/schema/raw/master/csl-citation.json"}</vt:lpwstr>
  </property>
  <property fmtid="{D5CDD505-2E9C-101B-9397-08002B2CF9AE}" pid="20" name="ZOTERO_BREF_s7fWYfaq0nKg_1">
    <vt:lpwstr>ZOTERO_ITEM CSL_CITATION {"citationID":"1ChoIKjo","properties":{"unsorted":false,"formattedCitation":"[3]","plainCitation":"[3]","noteIndex":0},"citationItems":[{"id":87,"uris":["http://zotero.org/users/15855260/items/LLYHF8VX"],"itemData":{"id":87,"type"</vt:lpwstr>
  </property>
  <property fmtid="{D5CDD505-2E9C-101B-9397-08002B2CF9AE}" pid="21" name="ZOTERO_BREF_s7fWYfaq0nKg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22" name="ZOTERO_BREF_s7fWYfaq0nKg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23" name="ZOTERO_BREF_s7fWYfaq0nKg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24" name="ZOTERO_BREF_s7fWYfaq0nKg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25" name="ZOTERO_BREF_s7fWYfaq0nKg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26" name="ZOTERO_BREF_s7fWYfaq0nKg_7">
    <vt:lpwstr>","issue":"1","journalAbbreviation":"Nat Commun","language":"en","page":"337","source":"DOI.org (Crossref)","title":"Time-frequency super-resolution with superlets","volume":"12","author":[{"family":"Moca","given":"Vasile V."},{"family":"Bârzan","given":"</vt:lpwstr>
  </property>
  <property fmtid="{D5CDD505-2E9C-101B-9397-08002B2CF9AE}" pid="27" name="ZOTERO_BREF_s7fWYfaq0nKg_8">
    <vt:lpwstr>Harald"},{"family":"Nagy-Dăbâcan","given":"Adriana"},{"family":"Mureșan","given":"Raul C."}],"issued":{"date-parts":[["2021",1,12]]}}}],"schema":"https://github.com/citation-style-language/schema/raw/master/csl-citation.json"}</vt:lpwstr>
  </property>
  <property fmtid="{D5CDD505-2E9C-101B-9397-08002B2CF9AE}" pid="28" name="ZOTERO_BREF_ZT6Kr48ulgMp_1">
    <vt:lpwstr>ZOTERO_ITEM CSL_CITATION {"citationID":"8v4if5Sn","properties":{"unsorted":false,"formattedCitation":"[3]","plainCitation":"[3]","noteIndex":0},"citationItems":[{"id":87,"uris":["http://zotero.org/users/15855260/items/LLYHF8VX"],"itemData":{"id":87,"type"</vt:lpwstr>
  </property>
  <property fmtid="{D5CDD505-2E9C-101B-9397-08002B2CF9AE}" pid="29" name="ZOTERO_BREF_ZT6Kr48ulgMp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30" name="ZOTERO_BREF_ZT6Kr48ulgMp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31" name="ZOTERO_BREF_ZT6Kr48ulgMp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32" name="ZOTERO_BREF_ZT6Kr48ulgMp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33" name="ZOTERO_BREF_ZT6Kr48ulgMp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34" name="ZOTERO_BREF_ZT6Kr48ulgMp_7">
    <vt:lpwstr>","issue":"1","journalAbbreviation":"Nat Commun","language":"en","page":"337","source":"DOI.org (Crossref)","title":"Time-frequency super-resolution with superlets","volume":"12","author":[{"family":"Moca","given":"Vasile V."},{"family":"Bârzan","given":"</vt:lpwstr>
  </property>
  <property fmtid="{D5CDD505-2E9C-101B-9397-08002B2CF9AE}" pid="35" name="ZOTERO_BREF_ZT6Kr48ulgMp_8">
    <vt:lpwstr>Harald"},{"family":"Nagy-Dăbâcan","given":"Adriana"},{"family":"Mureșan","given":"Raul C."}],"issued":{"date-parts":[["2021",1,12]]}}}],"schema":"https://github.com/citation-style-language/schema/raw/master/csl-citation.json"}</vt:lpwstr>
  </property>
  <property fmtid="{D5CDD505-2E9C-101B-9397-08002B2CF9AE}" pid="36" name="ZOTERO_BREF_mS3zLMqK8ATp_1">
    <vt:lpwstr>ZOTERO_ITEM CSL_CITATION {"citationID":"hR2DOiyW","properties":{"unsorted":false,"formattedCitation":"[4]","plainCitation":"[4]","noteIndex":0},"citationItems":[{"id":89,"uris":["http://zotero.org/users/15855260/items/GUNCHR68"],"itemData":{"id":89,"type"</vt:lpwstr>
  </property>
  <property fmtid="{D5CDD505-2E9C-101B-9397-08002B2CF9AE}" pid="37" name="ZOTERO_BREF_mS3zLMqK8ATp_2">
    <vt:lpwstr>:"book","call-number":"523.887 4","collection-number":"4","collection-title":"Cambridge observing handbooks for research astronomers","ISBN":"978-0-521-82823-9","language":"en","publisher":"Cambridge university press","publisher-place":"Cambridge (GB)","s</vt:lpwstr>
  </property>
  <property fmtid="{D5CDD505-2E9C-101B-9397-08002B2CF9AE}" pid="38" name="ZOTERO_BREF_mS3zLMqK8ATp_3">
    <vt:lpwstr>ource":"BnF ISBN","title":"Handbook of pulsar astronomy","author":[{"family":"Lorimer","given":"Duncan"},{"family":"Kramer","given":"Michael"}],"issued":{"date-parts":[["2005"]]}}}],"schema":"https://github.com/citation-style-language/schema/raw/master/cs</vt:lpwstr>
  </property>
  <property fmtid="{D5CDD505-2E9C-101B-9397-08002B2CF9AE}" pid="39" name="ZOTERO_BREF_mS3zLMqK8ATp_4">
    <vt:lpwstr>l-citation.json"}</vt:lpwstr>
  </property>
  <property fmtid="{D5CDD505-2E9C-101B-9397-08002B2CF9AE}" pid="40" name="ZOTERO_BREF_1ovkvubYVY57_1">
    <vt:lpwstr>ZOTERO_ITEM CSL_CITATION {"citationID":"lXr996OU","properties":{"unsorted":false,"formattedCitation":"[5]","plainCitation":"[5]","noteIndex":0},"citationItems":[{"id":3,"uris":["http://zotero.org/users/15855260/items/FFW59883"],"itemData":{"id":3,"type":"</vt:lpwstr>
  </property>
  <property fmtid="{D5CDD505-2E9C-101B-9397-08002B2CF9AE}" pid="41" name="ZOTERO_BREF_1ovkvubYVY57_2">
    <vt:lpwstr>article","abstract":"Atomic hydrogen (HI) is a critical stepping stone in the gas evolution cycle of the interstellar medium (ISM) of the Milky Way. Hi traces both the cold, premolecular state before star formation and the warm, diffuse ISM before and aft</vt:lpwstr>
  </property>
  <property fmtid="{D5CDD505-2E9C-101B-9397-08002B2CF9AE}" pid="42" name="ZOTERO_BREF_1ovkvubYVY57_3">
    <vt:lpwstr>er star formation. This review describes new, sensitive HI absorption and emission surveys, which, together with high angular and spectral resolution Hi emission data, have revealed the physical properties of HI, its structure, and its association with ma</vt:lpwstr>
  </property>
  <property fmtid="{D5CDD505-2E9C-101B-9397-08002B2CF9AE}" pid="43" name="ZOTERO_BREF_1ovkvubYVY57_4">
    <vt:lpwstr>gnetic fields. We give an overview of the HI phases and discuss how Hi properties depend on the environment and what its structure can tell us about feedback in the ISM. Key findings include the following: - The mass fraction of the cold neutral medium is</vt:lpwstr>
  </property>
  <property fmtid="{D5CDD505-2E9C-101B-9397-08002B2CF9AE}" pid="44" name="ZOTERO_BREF_1ovkvubYVY57_5">
    <vt:lpwstr> $\\lesssim 40$\\% on average, increasing with $A_V$ due to the increase of mean gas density. - The cold disk extends to at least $R\\sim 25$ kpc. - Approximately 40% of the HI is warm, with structural characteristics that derive from feedback events. - C</vt:lpwstr>
  </property>
  <property fmtid="{D5CDD505-2E9C-101B-9397-08002B2CF9AE}" pid="45" name="ZOTERO_BREF_1ovkvubYVY57_6">
    <vt:lpwstr>old HI is highly filamentary, whereas warm HI is more smoothly distributed. We summarize future observational and simulation opportunities that can be used to unravel the 3D structure of the atomic ISM and the effects of heating and cooling on HI properti</vt:lpwstr>
  </property>
  <property fmtid="{D5CDD505-2E9C-101B-9397-08002B2CF9AE}" pid="46" name="ZOTERO_BREF_1ovkvubYVY57_7">
    <vt:lpwstr>es.","DOI":"10.48550/arXiv.2307.08464","note":"arXiv:2307.08464 [astro-ph]","number":"arXiv:2307.08464","publisher":"arXiv","source":"arXiv.org","title":"Atomic Hydrogen in the Milky Way: A Stepping Stone in the Evolution of Galaxies","title-short":"Atomi</vt:lpwstr>
  </property>
  <property fmtid="{D5CDD505-2E9C-101B-9397-08002B2CF9AE}" pid="47" name="ZOTERO_BREF_1ovkvubYVY57_8">
    <vt:lpwstr>c Hydrogen in the Milky Way","URL":"http://arxiv.org/abs/2307.08464","author":[{"family":"McClure-Griffiths","given":"Naomi M."},{"family":"Stanimirovic","given":"Snezana"},{"family":"Rybarczyk","given":"Daniel R."}],"accessed":{"date-parts":[["2026",2,26</vt:lpwstr>
  </property>
  <property fmtid="{D5CDD505-2E9C-101B-9397-08002B2CF9AE}" pid="48" name="ZOTERO_BREF_1ovkvubYVY57_9">
    <vt:lpwstr>]]},"issued":{"date-parts":[["2023",7,17]]}}}],"schema":"https://github.com/citation-style-language/schema/raw/master/csl-citation.json"}</vt:lpwstr>
  </property>
  <property fmtid="{D5CDD505-2E9C-101B-9397-08002B2CF9AE}" pid="49" name="ZOTERO_BREF_6jELp21K3ecb_1">
    <vt:lpwstr>ZOTERO_ITEM CSL_CITATION {"citationID":"y3SUJTte","properties":{"unsorted":false,"formattedCitation":"[5]","plainCitation":"[5]","noteIndex":0},"citationItems":[{"id":3,"uris":["http://zotero.org/users/15855260/items/FFW59883"],"itemData":{"id":3,"type":"</vt:lpwstr>
  </property>
  <property fmtid="{D5CDD505-2E9C-101B-9397-08002B2CF9AE}" pid="50" name="ZOTERO_BREF_6jELp21K3ecb_2">
    <vt:lpwstr>article","abstract":"Atomic hydrogen (HI) is a critical stepping stone in the gas evolution cycle of the interstellar medium (ISM) of the Milky Way. Hi traces both the cold, premolecular state before star formation and the warm, diffuse ISM before and aft</vt:lpwstr>
  </property>
  <property fmtid="{D5CDD505-2E9C-101B-9397-08002B2CF9AE}" pid="51" name="ZOTERO_BREF_6jELp21K3ecb_3">
    <vt:lpwstr>er star formation. This review describes new, sensitive HI absorption and emission surveys, which, together with high angular and spectral resolution Hi emission data, have revealed the physical properties of HI, its structure, and its association with ma</vt:lpwstr>
  </property>
  <property fmtid="{D5CDD505-2E9C-101B-9397-08002B2CF9AE}" pid="52" name="ZOTERO_BREF_6jELp21K3ecb_4">
    <vt:lpwstr>gnetic fields. We give an overview of the HI phases and discuss how Hi properties depend on the environment and what its structure can tell us about feedback in the ISM. Key findings include the following: - The mass fraction of the cold neutral medium is</vt:lpwstr>
  </property>
  <property fmtid="{D5CDD505-2E9C-101B-9397-08002B2CF9AE}" pid="53" name="ZOTERO_BREF_6jELp21K3ecb_5">
    <vt:lpwstr> $\\lesssim 40$\\% on average, increasing with $A_V$ due to the increase of mean gas density. - The cold disk extends to at least $R\\sim 25$ kpc. - Approximately 40% of the HI is warm, with structural characteristics that derive from feedback events. - C</vt:lpwstr>
  </property>
  <property fmtid="{D5CDD505-2E9C-101B-9397-08002B2CF9AE}" pid="54" name="ZOTERO_BREF_6jELp21K3ecb_6">
    <vt:lpwstr>old HI is highly filamentary, whereas warm HI is more smoothly distributed. We summarize future observational and simulation opportunities that can be used to unravel the 3D structure of the atomic ISM and the effects of heating and cooling on HI properti</vt:lpwstr>
  </property>
  <property fmtid="{D5CDD505-2E9C-101B-9397-08002B2CF9AE}" pid="55" name="ZOTERO_BREF_6jELp21K3ecb_7">
    <vt:lpwstr>es.","DOI":"10.48550/arXiv.2307.08464","note":"arXiv:2307.08464 [astro-ph]","number":"arXiv:2307.08464","publisher":"arXiv","source":"arXiv.org","title":"Atomic Hydrogen in the Milky Way: A Stepping Stone in the Evolution of Galaxies","title-short":"Atomi</vt:lpwstr>
  </property>
  <property fmtid="{D5CDD505-2E9C-101B-9397-08002B2CF9AE}" pid="56" name="ZOTERO_BREF_6jELp21K3ecb_8">
    <vt:lpwstr>c Hydrogen in the Milky Way","URL":"http://arxiv.org/abs/2307.08464","author":[{"family":"McClure-Griffiths","given":"Naomi M."},{"family":"Stanimirovic","given":"Snezana"},{"family":"Rybarczyk","given":"Daniel R."}],"accessed":{"date-parts":[["2026",2,26</vt:lpwstr>
  </property>
  <property fmtid="{D5CDD505-2E9C-101B-9397-08002B2CF9AE}" pid="57" name="ZOTERO_BREF_6jELp21K3ecb_9">
    <vt:lpwstr>]]},"issued":{"date-parts":[["2023",7,17]]}}}],"schema":"https://github.com/citation-style-language/schema/raw/master/csl-citation.json"}</vt:lpwstr>
  </property>
  <property fmtid="{D5CDD505-2E9C-101B-9397-08002B2CF9AE}" pid="58" name="ZOTERO_BREF_eNlRIuH5ADGT_1">
    <vt:lpwstr>ZOTERO_ITEM CSL_CITATION {"citationID":"IdDdkhJl","properties":{"unsorted":false,"formattedCitation":"[6]","plainCitation":"[6]","noteIndex":0},"citationItems":[{"id":82,"uris":["http://zotero.org/users/15855260/items/N8FI3TU6"],"itemData":{"id":82,"type"</vt:lpwstr>
  </property>
  <property fmtid="{D5CDD505-2E9C-101B-9397-08002B2CF9AE}" pid="59" name="ZOTERO_BREF_eNlRIuH5ADGT_2">
    <vt:lpwstr>:"article","abstract":"This paper describes the design and implementation processes of a radio telescope suitable for the detection of the hydrogen line, proposing a receiver system based on Software Defined Radio (SDR). The design and fabrication of the </vt:lpwstr>
  </property>
  <property fmtid="{D5CDD505-2E9C-101B-9397-08002B2CF9AE}" pid="60" name="ZOTERO_BREF_eNlRIuH5ADGT_3">
    <vt:lpwstr>antenna are presented, as well as the results of its characterization (electrical, radiation), both with simulations and measurements in an anechoic chamber. The functionality of the instrument is demonstrated by the satisfactory observations of the hydro</vt:lpwstr>
  </property>
  <property fmtid="{D5CDD505-2E9C-101B-9397-08002B2CF9AE}" pid="61" name="ZOTERO_BREF_eNlRIuH5ADGT_4">
    <vt:lpwstr>gen line emitted by our Galaxy. This is an affordable project that allows the development and application of the skills of telecommunications students since it includes many of the fundamental aspects of electronics applied in this field.","DOI":"10.36227</vt:lpwstr>
  </property>
  <property fmtid="{D5CDD505-2E9C-101B-9397-08002B2CF9AE}" pid="62" name="ZOTERO_BREF_eNlRIuH5ADGT_5">
    <vt:lpwstr>/techrxiv.171018500.03457093/v1","language":"en","license":"https://creativecommons.org/licenses/by/4.0/","publisher":"Preprints","source":"DOI.org (Crossref)","title":"Design and Implementation of a Software Defined Radio-Based Radio Telescope for Hydrog</vt:lpwstr>
  </property>
  <property fmtid="{D5CDD505-2E9C-101B-9397-08002B2CF9AE}" pid="63" name="ZOTERO_BREF_eNlRIuH5ADGT_6">
    <vt:lpwstr>en Line Observation at 1.42 GHz","URL":"https://www.techrxiv.org/users/33823/articles/722721-design-and-implementation-of-a-software-defined-radio-based-radio-telescope-for-hydrogen-line-observation-at-1-42-ghz?commit=a4512f5009853c1758bf041ec71c3d4b183a6</vt:lpwstr>
  </property>
  <property fmtid="{D5CDD505-2E9C-101B-9397-08002B2CF9AE}" pid="64" name="ZOTERO_BREF_eNlRIuH5ADGT_7">
    <vt:lpwstr>a6d","author":[{"family":"Giménez-Cordellat","given":"Francisco"},{"family":"Reig","given":"Càndid"},{"family":"Navarro-Camba","given":"Enrique A"}],"accessed":{"date-parts":[["2026",2,26]]},"issued":{"date-parts":[["2024",3,11]]}}}],"schema":"https://git</vt:lpwstr>
  </property>
  <property fmtid="{D5CDD505-2E9C-101B-9397-08002B2CF9AE}" pid="65" name="ZOTERO_BREF_eNlRIuH5ADGT_8">
    <vt:lpwstr>hub.com/citation-style-language/schema/raw/master/csl-citation.json"}</vt:lpwstr>
  </property>
  <property fmtid="{D5CDD505-2E9C-101B-9397-08002B2CF9AE}" pid="66" name="ZOTERO_BREF_RYZAsxd9rvPq_1">
    <vt:lpwstr>ZOTERO_ITEM CSL_CITATION {"citationID":"AWboSC3f","properties":{"unsorted":false,"formattedCitation":"[4]","plainCitation":"[4]","noteIndex":0},"citationItems":[{"id":89,"uris":["http://zotero.org/users/15855260/items/GUNCHR68"],"itemData":{"id":89,"type"</vt:lpwstr>
  </property>
  <property fmtid="{D5CDD505-2E9C-101B-9397-08002B2CF9AE}" pid="67" name="ZOTERO_BREF_RYZAsxd9rvPq_2">
    <vt:lpwstr>:"book","call-number":"523.887 4","collection-number":"4","collection-title":"Cambridge observing handbooks for research astronomers","ISBN":"978-0-521-82823-9","language":"en","publisher":"Cambridge university press","publisher-place":"Cambridge (GB)","s</vt:lpwstr>
  </property>
  <property fmtid="{D5CDD505-2E9C-101B-9397-08002B2CF9AE}" pid="68" name="ZOTERO_BREF_RYZAsxd9rvPq_3">
    <vt:lpwstr>ource":"BnF ISBN","title":"Handbook of pulsar astronomy","author":[{"family":"Lorimer","given":"Duncan"},{"family":"Kramer","given":"Michael"}],"issued":{"date-parts":[["2005"]]}}}],"schema":"https://github.com/citation-style-language/schema/raw/master/cs</vt:lpwstr>
  </property>
  <property fmtid="{D5CDD505-2E9C-101B-9397-08002B2CF9AE}" pid="69" name="ZOTERO_BREF_RYZAsxd9rvPq_4">
    <vt:lpwstr>l-citation.json"}</vt:lpwstr>
  </property>
  <property fmtid="{D5CDD505-2E9C-101B-9397-08002B2CF9AE}" pid="70" name="ZOTERO_BREF_sRgCF3Bsenjh_1">
    <vt:lpwstr>ZOTERO_ITEM CSL_CITATION {"citationID":"mT9pxjdk","properties":{"unsorted":false,"formattedCitation":"[2]","plainCitation":"[2]","noteIndex":0},"citationItems":[{"id":85,"uris":["http://zotero.org/users/15855260/items/DPGELZEF"],"itemData":{"id":85,"type"</vt:lpwstr>
  </property>
  <property fmtid="{D5CDD505-2E9C-101B-9397-08002B2CF9AE}" pid="71" name="ZOTERO_BREF_sRgCF3Bsenjh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72" name="ZOTERO_BREF_sRgCF3Bsenjh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73" name="ZOTERO_BREF_sRgCF3Bsenjh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74" name="ZOTERO_BREF_sRgCF3Bsenjh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75" name="ZOTERO_BREF_sRgCF3Bsenjh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76" name="ZOTERO_BREF_sRgCF3Bsenjh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77" name="ZOTERO_BREF_sRgCF3Bsenjh_8">
    <vt:lpwstr>ly":"Marple","given":"S. Lawrence"},{"family":"Jr","given":""}],"accessed":{"date-parts":[["2026",2,26]]},"issued":{"date-parts":[["2019",3,20]]}}}],"schema":"https://github.com/citation-style-language/schema/raw/master/csl-citation.json"}</vt:lpwstr>
  </property>
  <property fmtid="{D5CDD505-2E9C-101B-9397-08002B2CF9AE}" pid="78" name="ZOTERO_BREF_HwbsO7jtJM0h_1">
    <vt:lpwstr>ZOTERO_ITEM CSL_CITATION {"citationID":"CM7tiHdI","properties":{"unsorted":false,"formattedCitation":"[2]","plainCitation":"[2]","noteIndex":0},"citationItems":[{"id":85,"uris":["http://zotero.org/users/15855260/items/DPGELZEF"],"itemData":{"id":85,"type"</vt:lpwstr>
  </property>
  <property fmtid="{D5CDD505-2E9C-101B-9397-08002B2CF9AE}" pid="79" name="ZOTERO_BREF_HwbsO7jtJM0h_2">
    <vt:lpwstr>:"book","abstract":"Digital Spectral Analysis offers a broad perspective of spectral estimation techniques and their implementation. Coverage includes spectral estimation of discrete-time or discrete-space sequences derived by sampling continuous-time or </vt:lpwstr>
  </property>
  <property fmtid="{D5CDD505-2E9C-101B-9397-08002B2CF9AE}" pid="80" name="ZOTERO_BREF_HwbsO7jtJM0h_3">
    <vt:lpwstr>continuous-space signals. The treatment emphasizes the behavior of each spectral estimator for short data records and provides over 40 techniques described and available as implemented MATLAB functions.\n In addition to summarizing classical spectral esti</vt:lpwstr>
  </property>
  <property fmtid="{D5CDD505-2E9C-101B-9397-08002B2CF9AE}" pid="81" name="ZOTERO_BREF_HwbsO7jtJM0h_4">
    <vt:lpwstr>mation, this text provides theoretical background and review material in linear systems, Fourier transforms, matrix algebra, random processes, and statistics. Topics include Prony&amp;#39;s method, parametric methods, the minimum variance method, eigenanalysi</vt:lpwstr>
  </property>
  <property fmtid="{D5CDD505-2E9C-101B-9397-08002B2CF9AE}" pid="82" name="ZOTERO_BREF_HwbsO7jtJM0h_5">
    <vt:lpwstr>s-based estimators, multichannel methods, and two-dimensional methods. Suitable for advanced undergraduates and graduate students of electrical engineering &amp;#8212; and for scientific use in the signal processing application community outside of universiti</vt:lpwstr>
  </property>
  <property fmtid="{D5CDD505-2E9C-101B-9397-08002B2CF9AE}" pid="83" name="ZOTERO_BREF_HwbsO7jtJM0h_6">
    <vt:lpwstr>es &amp;#8212; the treatment&amp;#39;s prerequisites include some knowledge of discrete-time linear system and transform theory, introductory probability and statistics, and linear algebra. 1987 edition.","edition":"2","ISBN":"978-0-486-83886-1","language":"Engli</vt:lpwstr>
  </property>
  <property fmtid="{D5CDD505-2E9C-101B-9397-08002B2CF9AE}" pid="84" name="ZOTERO_BREF_HwbsO7jtJM0h_7">
    <vt:lpwstr>sh","publisher":"Dover Publications","source":"Perlego","title":"Digital Spectral Analysis: Second Edition","title-short":"Digital Spectral Analysis","URL":"https://www.perlego.com/book/955191/digital-spectral-analysis-second-edition-pdf","author":[{"fami</vt:lpwstr>
  </property>
  <property fmtid="{D5CDD505-2E9C-101B-9397-08002B2CF9AE}" pid="85" name="ZOTERO_BREF_HwbsO7jtJM0h_8">
    <vt:lpwstr>ly":"Marple","given":"S. Lawrence"},{"family":"Jr","given":""}],"accessed":{"date-parts":[["2026",2,26]]},"issued":{"date-parts":[["2019",3,20]]}}}],"schema":"https://github.com/citation-style-language/schema/raw/master/csl-citation.json"}</vt:lpwstr>
  </property>
  <property fmtid="{D5CDD505-2E9C-101B-9397-08002B2CF9AE}" pid="86" name="ZOTERO_BREF_N4cl6rrUS7VP_1">
    <vt:lpwstr>ZOTERO_ITEM CSL_CITATION {"citationID":"vFUKQtik","properties":{"unsorted":false,"formattedCitation":"[3]","plainCitation":"[3]","noteIndex":0},"citationItems":[{"id":87,"uris":["http://zotero.org/users/15855260/items/LLYHF8VX"],"itemData":{"id":87,"type"</vt:lpwstr>
  </property>
  <property fmtid="{D5CDD505-2E9C-101B-9397-08002B2CF9AE}" pid="87" name="ZOTERO_BREF_N4cl6rrUS7VP_2">
    <vt:lpwstr>:"article-journal","abstract":"Abstract\n            Due to the Heisenberg–Gabor uncertainty principle, finite oscillation transients are difficult to localize simultaneously in both time and frequency. Classical estimators, like the short-time Fourier tr</vt:lpwstr>
  </property>
  <property fmtid="{D5CDD505-2E9C-101B-9397-08002B2CF9AE}" pid="88" name="ZOTERO_BREF_N4cl6rrUS7VP_3">
    <vt:lpwstr>ansform or the continuous-wavelet transform optimize either temporal or frequency resolution, or find a suboptimal tradeoff. Here, we introduce a spectral estimator enabling time-frequency super-resolution, called superlet, that uses sets of wavelets with</vt:lpwstr>
  </property>
  <property fmtid="{D5CDD505-2E9C-101B-9397-08002B2CF9AE}" pid="89" name="ZOTERO_BREF_N4cl6rrUS7VP_4">
    <vt:lpwstr> increasingly constrained bandwidth. These are combined geometrically in order to maintain the good temporal resolution of single wavelets and gain frequency resolution in upper bands. The normalization of wavelets in the set facilitates exploration of da</vt:lpwstr>
  </property>
  <property fmtid="{D5CDD505-2E9C-101B-9397-08002B2CF9AE}" pid="90" name="ZOTERO_BREF_N4cl6rrUS7VP_5">
    <vt:lpwstr>ta with scale-free, fractal nature, containing oscillation packets that are self-similar across frequencies. Superlets perform well on synthetic data and brain signals recorded in humans and rodents, resolving high frequency bursts with excellent precisio</vt:lpwstr>
  </property>
  <property fmtid="{D5CDD505-2E9C-101B-9397-08002B2CF9AE}" pid="91" name="ZOTERO_BREF_N4cl6rrUS7VP_6">
    <vt:lpwstr>n. Importantly, they can reveal fast transient oscillation events in single trials that may be hidden in the averaged time-frequency spectrum by other methods.","container-title":"Nature Communications","DOI":"10.1038/s41467-020-20539-9","ISSN":"2041-1723</vt:lpwstr>
  </property>
  <property fmtid="{D5CDD505-2E9C-101B-9397-08002B2CF9AE}" pid="92" name="ZOTERO_BREF_N4cl6rrUS7VP_7">
    <vt:lpwstr>","issue":"1","journalAbbreviation":"Nat Commun","language":"en","page":"337","source":"DOI.org (Crossref)","title":"Time-frequency super-resolution with superlets","volume":"12","author":[{"family":"Moca","given":"Vasile V."},{"family":"Bârzan","given":"</vt:lpwstr>
  </property>
  <property fmtid="{D5CDD505-2E9C-101B-9397-08002B2CF9AE}" pid="93" name="ZOTERO_BREF_N4cl6rrUS7VP_8">
    <vt:lpwstr>Harald"},{"family":"Nagy-Dăbâcan","given":"Adriana"},{"family":"Mureșan","given":"Raul C."}],"issued":{"date-parts":[["2021",1,12]]}}}],"schema":"https://github.com/citation-style-language/schema/raw/master/csl-citation.json"}</vt:lpwstr>
  </property>
  <property fmtid="{D5CDD505-2E9C-101B-9397-08002B2CF9AE}" pid="94" name="ZOTERO_BREF_di0v0BCdzpLr_1">
    <vt:lpwstr>ZOTERO_TEMP</vt:lpwstr>
  </property>
  <property fmtid="{D5CDD505-2E9C-101B-9397-08002B2CF9AE}" pid="95" name="ZOTERO_BREF_Ge7JqpS2AF2k_1">
    <vt:lpwstr>ZOTERO_ITEM CSL_CITATION {"citationID":"sS1aAFdV","properties":{"unsorted":false,"formattedCitation":"[1]","plainCitation":"[1]","noteIndex":0},"citationItems":[{"id":92,"uris":["http://zotero.org/users/15855260/items/Q8WK7YBY"],"itemData":{"id":92,"type"</vt:lpwstr>
  </property>
  <property fmtid="{D5CDD505-2E9C-101B-9397-08002B2CF9AE}" pid="96" name="ZOTERO_BREF_Ge7JqpS2AF2k_2">
    <vt:lpwstr>:"book","call-number":"522.682","collection-title":"Princeton series in modern observational astronomy","ISBN":"978-0-691-13779-7","language":"en","publisher":"Princeton university press","publisher-place":"Princeton","source":"BnF ISBN","title":"Essentia</vt:lpwstr>
  </property>
  <property fmtid="{D5CDD505-2E9C-101B-9397-08002B2CF9AE}" pid="97" name="ZOTERO_BREF_Ge7JqpS2AF2k_3">
    <vt:lpwstr>l radio astronomy","author":[{"family":"Condon","given":"James Justin"},{"family":"Ransom","given":"Scott J."}],"issued":{"date-parts":[["2016"]]}}}],"schema":"https://github.com/citation-style-language/schema/raw/master/csl-citation.json"}</vt:lpwstr>
  </property>
  <property fmtid="{D5CDD505-2E9C-101B-9397-08002B2CF9AE}" pid="98" name="ZOTERO_BREF_6NhfQXvGt0RH_1">
    <vt:lpwstr>ZOTERO_BIBL {"uncited":[],"omitted":[],"custom":[]} CSL_BIBLIOGRAPHY</vt:lpwstr>
  </property>
  <property fmtid="{D5CDD505-2E9C-101B-9397-08002B2CF9AE}" pid="99" name="ZOTERO_BREF_7I6XDSZFzP1J_1">
    <vt:lpwstr>ZOTERO_ITEM CSL_CITATION {"citationID":"XCdvfhND","properties":{"unsorted":false,"formattedCitation":"[7]","plainCitation":"[7]","noteIndex":0},"citationItems":[{"id":95,"uris":["http://zotero.org/users/15855260/items/FS6MV456"],"itemData":{"id":95,"type"</vt:lpwstr>
  </property>
  <property fmtid="{D5CDD505-2E9C-101B-9397-08002B2CF9AE}" pid="100" name="ZOTERO_BREF_7I6XDSZFzP1J_2">
    <vt:lpwstr>:"webpage","abstract":"SPIDER turnkey radio telescopes for radio astronomy are available in diameters from 2.3 meters to 5 meters, with 1420 MHz receiver and control software.","container-title":"PrimaLuceLab","language":"en","title":"SPIDER radio telesco</vt:lpwstr>
  </property>
  <property fmtid="{D5CDD505-2E9C-101B-9397-08002B2CF9AE}" pid="101" name="ZOTERO_BREF_7I6XDSZFzP1J_3">
    <vt:lpwstr>pes for radio astronomy","URL":"https://www.primalucelab.com/radio-astronomy/radio-telescopes-for-radio-astronomy/","accessed":{"date-parts":[["2026",3,5]]}}}],"schema":"https://github.com/citation-style-language/schema/raw/master/csl-citation.json"}</vt:lpwstr>
  </property>
  <property fmtid="{D5CDD505-2E9C-101B-9397-08002B2CF9AE}" pid="102" name="ZOTERO_BREF_7UinF58dPNCa_1">
    <vt:lpwstr>ZOTERO_ITEM CSL_CITATION {"citationID":"oAxmoHf8","properties":{"unsorted":false,"formattedCitation":"[7]","plainCitation":"[7]","noteIndex":0},"citationItems":[{"id":96,"uris":["http://zotero.org/users/15855260/items/4AHH3RBN"],"itemData":{"id":96,"type"</vt:lpwstr>
  </property>
  <property fmtid="{D5CDD505-2E9C-101B-9397-08002B2CF9AE}" pid="103" name="ZOTERO_BREF_7UinF58dPNCa_2">
    <vt:lpwstr>:"webpage","title":"Radio Astronomy SDR Applications","URL":"https://www.rfspace.com/RFSPACE/Astronomy.html","accessed":{"date-parts":[["2026",3,5]]}}}],"schema":"https://github.com/citation-style-language/schema/raw/master/csl-citation.json"}</vt:lpwstr>
  </property>
  <property fmtid="{D5CDD505-2E9C-101B-9397-08002B2CF9AE}" pid="104" name="ZOTERO_BREF_oO9OZP13Mzqz_1">
    <vt:lpwstr>ZOTERO_TEMP</vt:lpwstr>
  </property>
  <property fmtid="{D5CDD505-2E9C-101B-9397-08002B2CF9AE}" pid="105" name="ZOTERO_BREF_YlB1HcMxrD6F_1">
    <vt:lpwstr>ZOTERO_ITEM CSL_CITATION {"citationID":"aavjHIZC","properties":{"unsorted":false,"formattedCitation":"[9]","plainCitation":"[9]","dontUpdate":true,"noteIndex":0},"citationItems":[{"id":106,"uris":["http://zotero.org/users/15855260/items/QPJP455X"],"itemDa</vt:lpwstr>
  </property>
  <property fmtid="{D5CDD505-2E9C-101B-9397-08002B2CF9AE}" pid="106" name="ZOTERO_BREF_YlB1HcMxrD6F_2">
    <vt:lpwstr>ta":{"id":106,"type":"webpage","title":"Receivers for Radio Telescopes","URL":"http://www.stargazing.net/david/radio/receivers.html","accessed":{"date-parts":[["2026",3,5]]}}}],"schema":"https://github.com/citation-style-language/schema/raw/master/csl-cit</vt:lpwstr>
  </property>
  <property fmtid="{D5CDD505-2E9C-101B-9397-08002B2CF9AE}" pid="107" name="ZOTERO_BREF_YlB1HcMxrD6F_3">
    <vt:lpwstr>ation.json"}</vt:lpwstr>
  </property>
</Properties>
</file>